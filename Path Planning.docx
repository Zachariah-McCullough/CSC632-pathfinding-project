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18E544B0" w14:textId="56091B66" w:rsidR="009303D9" w:rsidDel="00075733" w:rsidRDefault="009303D9" w:rsidP="006347CF">
      <w:pPr>
        <w:pStyle w:val="papertitle"/>
        <w:spacing w:before="5pt" w:beforeAutospacing="1" w:after="5pt" w:afterAutospacing="1"/>
        <w:rPr>
          <w:del w:id="0" w:author="Zachariah McCullough" w:date="2026-10-29T10:24:00Z"/>
        </w:rPr>
      </w:pPr>
      <w:r>
        <w:t>P</w:t>
      </w:r>
      <w:ins w:id="1" w:author="Zachariah McCullough" w:date="2026-10-29T10:21:00Z">
        <w:r w:rsidR="00075733">
          <w:t xml:space="preserve">ath Planning and Comparative </w:t>
        </w:r>
      </w:ins>
      <w:ins w:id="2" w:author="Zachariah McCullough" w:date="2026-10-29T10:22:00Z">
        <w:r w:rsidR="00075733">
          <w:t>Heuristic Search</w:t>
        </w:r>
      </w:ins>
      <w:ins w:id="3" w:author="Zachariah McCullough" w:date="2026-10-29T11:33:00Z">
        <w:r w:rsidR="00696C3F">
          <w:t xml:space="preserve"> </w:t>
        </w:r>
      </w:ins>
      <w:ins w:id="4" w:author="Zachariah McCullough" w:date="2026-10-29T10:22:00Z">
        <w:r w:rsidR="00075733">
          <w:t>in Stochastic Grid Enviroments</w:t>
        </w:r>
      </w:ins>
      <w:del w:id="5" w:author="Zachariah McCullough" w:date="2026-10-29T10:21:00Z">
        <w:r w:rsidDel="00075733">
          <w:delText>aper Title</w:delText>
        </w:r>
        <w:r w:rsidR="00E7596C" w:rsidDel="00075733">
          <w:delText>*</w:delText>
        </w:r>
        <w:r w:rsidDel="00075733">
          <w:delText xml:space="preserve"> (use style: </w:delText>
        </w:r>
        <w:r w:rsidDel="00075733">
          <w:rPr>
            <w:i/>
            <w:iCs/>
          </w:rPr>
          <w:delText>paper title</w:delText>
        </w:r>
        <w:r w:rsidDel="00075733">
          <w:delText>)</w:delText>
        </w:r>
      </w:del>
    </w:p>
    <w:p w14:paraId="517AC20D" w14:textId="1F2DD9DF" w:rsidR="00D7522C" w:rsidRDefault="00D7522C" w:rsidP="00075733">
      <w:pPr>
        <w:pStyle w:val="papertitle"/>
        <w:spacing w:before="5pt" w:beforeAutospacing="1" w:after="5pt" w:afterAutospacing="1"/>
        <w:pPrChange w:id="6" w:author="Zachariah McCullough" w:date="2026-10-29T10:24:00Z">
          <w:pPr>
            <w:pStyle w:val="Author"/>
            <w:spacing w:before="5pt" w:beforeAutospacing="1" w:after="5pt" w:afterAutospacing="1"/>
          </w:pPr>
        </w:pPrChange>
      </w:pPr>
      <w:del w:id="7" w:author="Zachariah McCullough" w:date="2026-10-29T10:21:00Z">
        <w:r w:rsidDel="00075733">
          <w:delText>*</w:delText>
        </w:r>
        <w:r w:rsidR="00CA4392" w:rsidRPr="00CA4392" w:rsidDel="00075733">
          <w:delText>Note: Sub-titles are not captured in Xplore and should not be used</w:delText>
        </w:r>
      </w:del>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F8371AF" w14:textId="77777777" w:rsidR="00075733" w:rsidRPr="005B520E" w:rsidRDefault="00075733" w:rsidP="00075733">
      <w:pPr>
        <w:rPr>
          <w:ins w:id="9" w:author="Zachariah McCullough" w:date="2026-10-29T10:27:00Z"/>
        </w:rPr>
        <w:sectPr w:rsidR="00075733" w:rsidRPr="005B520E">
          <w:type w:val="continuous"/>
          <w:pgSz w:w="612pt" w:h="792pt" w:code="1"/>
          <w:pgMar w:top="54pt" w:right="44.65pt" w:bottom="72pt" w:left="44.65pt" w:header="36pt" w:footer="36pt" w:gutter="0pt"/>
          <w:cols w:space="36pt"/>
          <w:docGrid w:linePitch="360"/>
        </w:sectPr>
      </w:pPr>
      <w:ins w:id="10" w:author="Zachariah McCullough" w:date="2026-10-29T10:27:00Z">
        <w:r>
          <w:rPr>
            <w:sz w:val="18"/>
            <w:szCs w:val="18"/>
          </w:rPr>
          <w:t>Zachariah McCullough</w:t>
        </w:r>
        <w:r w:rsidRPr="00F847A6">
          <w:rPr>
            <w:sz w:val="18"/>
            <w:szCs w:val="18"/>
          </w:rPr>
          <w:br/>
        </w:r>
        <w:r>
          <w:rPr>
            <w:i/>
            <w:sz w:val="18"/>
            <w:szCs w:val="18"/>
          </w:rPr>
          <w:t>School of Computer Science and Computer Engineering</w:t>
        </w:r>
        <w:r w:rsidRPr="00F847A6">
          <w:rPr>
            <w:sz w:val="18"/>
            <w:szCs w:val="18"/>
          </w:rPr>
          <w:br/>
        </w:r>
        <w:r>
          <w:rPr>
            <w:i/>
            <w:sz w:val="18"/>
            <w:szCs w:val="18"/>
          </w:rPr>
          <w:t xml:space="preserve">The University of Southern Mississippi </w:t>
        </w:r>
        <w:r w:rsidRPr="00F847A6">
          <w:rPr>
            <w:i/>
            <w:sz w:val="18"/>
            <w:szCs w:val="18"/>
          </w:rPr>
          <w:br/>
        </w:r>
        <w:r>
          <w:rPr>
            <w:sz w:val="18"/>
            <w:szCs w:val="18"/>
          </w:rPr>
          <w:t>Hattiesburg, MS, USA</w:t>
        </w:r>
        <w:r w:rsidRPr="00F847A6">
          <w:rPr>
            <w:sz w:val="18"/>
            <w:szCs w:val="18"/>
          </w:rPr>
          <w:br/>
        </w:r>
        <w:r>
          <w:rPr>
            <w:sz w:val="18"/>
            <w:szCs w:val="18"/>
          </w:rPr>
          <w:t>zachariah.mccullough@usm.edu</w:t>
        </w:r>
      </w:ins>
    </w:p>
    <w:p w14:paraId="7DC3BD49" w14:textId="47388CEE" w:rsidR="00075733" w:rsidRPr="006347CF" w:rsidRDefault="009303D9" w:rsidP="00075733">
      <w:pPr>
        <w:pStyle w:val="Author"/>
        <w:spacing w:before="5pt" w:beforeAutospacing="1"/>
        <w:jc w:val="both"/>
        <w:rPr>
          <w:sz w:val="18"/>
          <w:szCs w:val="18"/>
        </w:rPr>
        <w:sectPr w:rsidR="00075733" w:rsidRPr="006347CF" w:rsidSect="00075733">
          <w:type w:val="continuous"/>
          <w:pgSz w:w="612pt" w:h="792pt" w:code="1"/>
          <w:pgMar w:top="54pt" w:right="44.65pt" w:bottom="72pt" w:left="44.65pt" w:header="36pt" w:footer="36pt" w:gutter="0pt"/>
          <w:cols w:num="1" w:space="10.80pt"/>
          <w:docGrid w:linePitch="360"/>
          <w:sectPrChange w:id="11" w:author="Zachariah McCullough" w:date="2026-10-29T10:24:00Z">
            <w:sectPr w:rsidR="00075733" w:rsidRPr="006347CF" w:rsidSect="00075733">
              <w:pgMar w:top="54pt" w:right="44.65pt" w:bottom="72pt" w:left="44.65pt" w:header="36pt" w:footer="36pt" w:gutter="0pt"/>
              <w:cols w:num="4"/>
            </w:sectPr>
          </w:sectPrChange>
        </w:sectPr>
        <w:pPrChange w:id="12" w:author="Zachariah McCullough" w:date="2026-10-29T10:28:00Z">
          <w:pPr>
            <w:pStyle w:val="Author"/>
            <w:spacing w:before="5pt" w:beforeAutospacing="1"/>
          </w:pPr>
        </w:pPrChange>
      </w:pPr>
      <w:del w:id="13" w:author="Zachariah McCullough" w:date="2026-10-29T10:25:00Z">
        <w:r w:rsidRPr="00F847A6" w:rsidDel="00075733">
          <w:rPr>
            <w:sz w:val="18"/>
            <w:szCs w:val="18"/>
          </w:rPr>
          <w:delText>line 1</w:delText>
        </w:r>
        <w:r w:rsidR="001A3B3D" w:rsidRPr="00F847A6" w:rsidDel="00075733">
          <w:rPr>
            <w:sz w:val="18"/>
            <w:szCs w:val="18"/>
          </w:rPr>
          <w:delText>: 1</w:delText>
        </w:r>
        <w:r w:rsidR="001A3B3D" w:rsidRPr="00F847A6" w:rsidDel="00075733">
          <w:rPr>
            <w:sz w:val="18"/>
            <w:szCs w:val="18"/>
            <w:vertAlign w:val="superscript"/>
          </w:rPr>
          <w:delText>st</w:delText>
        </w:r>
        <w:r w:rsidR="001A3B3D" w:rsidRPr="00F847A6" w:rsidDel="00075733">
          <w:rPr>
            <w:sz w:val="18"/>
            <w:szCs w:val="18"/>
          </w:rPr>
          <w:delText xml:space="preserve"> </w:delText>
        </w:r>
        <w:r w:rsidR="00F847A6" w:rsidRPr="00F847A6" w:rsidDel="00075733">
          <w:rPr>
            <w:sz w:val="18"/>
            <w:szCs w:val="18"/>
          </w:rPr>
          <w:delText>Given Name Surname</w:delText>
        </w:r>
        <w:r w:rsidR="001A3B3D" w:rsidRPr="00F847A6" w:rsidDel="00075733">
          <w:rPr>
            <w:sz w:val="18"/>
            <w:szCs w:val="18"/>
          </w:rPr>
          <w:delText xml:space="preserve"> </w:delText>
        </w:r>
      </w:del>
      <w:del w:id="14" w:author="Zachariah McCullough" w:date="2026-10-29T10:27:00Z">
        <w:r w:rsidR="001A3B3D" w:rsidRPr="00F847A6" w:rsidDel="00075733">
          <w:rPr>
            <w:sz w:val="18"/>
            <w:szCs w:val="18"/>
          </w:rPr>
          <w:br/>
        </w:r>
      </w:del>
      <w:del w:id="15" w:author="Zachariah McCullough" w:date="2026-10-29T10:25:00Z">
        <w:r w:rsidR="001A3B3D" w:rsidRPr="00F847A6" w:rsidDel="00075733">
          <w:rPr>
            <w:sz w:val="18"/>
            <w:szCs w:val="18"/>
          </w:rPr>
          <w:delText>line 2:</w:delText>
        </w:r>
        <w:r w:rsidRPr="00F847A6" w:rsidDel="00075733">
          <w:rPr>
            <w:sz w:val="18"/>
            <w:szCs w:val="18"/>
          </w:rPr>
          <w:delText xml:space="preserve"> </w:delText>
        </w:r>
        <w:r w:rsidRPr="00F847A6" w:rsidDel="00075733">
          <w:rPr>
            <w:i/>
            <w:sz w:val="18"/>
            <w:szCs w:val="18"/>
          </w:rPr>
          <w:delText>dept. name of organization</w:delText>
        </w:r>
        <w:r w:rsidR="001A3B3D" w:rsidRPr="00F847A6" w:rsidDel="00075733">
          <w:rPr>
            <w:i/>
            <w:sz w:val="18"/>
            <w:szCs w:val="18"/>
          </w:rPr>
          <w:delText xml:space="preserve"> (of </w:delText>
        </w:r>
        <w:r w:rsidR="001A3B3D" w:rsidRPr="00F847A6" w:rsidDel="00075733">
          <w:rPr>
            <w:i/>
            <w:iCs/>
            <w:sz w:val="18"/>
            <w:szCs w:val="18"/>
          </w:rPr>
          <w:delText>Affiliation</w:delText>
        </w:r>
        <w:r w:rsidR="001A3B3D" w:rsidRPr="00F847A6" w:rsidDel="00075733">
          <w:rPr>
            <w:i/>
            <w:sz w:val="18"/>
            <w:szCs w:val="18"/>
          </w:rPr>
          <w:delText>)</w:delText>
        </w:r>
      </w:del>
      <w:del w:id="16" w:author="Zachariah McCullough" w:date="2026-10-29T10:24:00Z">
        <w:r w:rsidR="00D72D06" w:rsidRPr="00F847A6" w:rsidDel="00075733">
          <w:rPr>
            <w:sz w:val="18"/>
            <w:szCs w:val="18"/>
          </w:rPr>
          <w:br/>
        </w:r>
      </w:del>
      <w:del w:id="17" w:author="Zachariah McCullough" w:date="2026-10-29T10:26:00Z">
        <w:r w:rsidR="00645D22" w:rsidRPr="00F847A6" w:rsidDel="00075733">
          <w:rPr>
            <w:sz w:val="18"/>
            <w:szCs w:val="18"/>
          </w:rPr>
          <w:delText>li</w:delText>
        </w:r>
        <w:r w:rsidRPr="00F847A6" w:rsidDel="00075733">
          <w:rPr>
            <w:sz w:val="18"/>
            <w:szCs w:val="18"/>
          </w:rPr>
          <w:delText xml:space="preserve">ne </w:delText>
        </w:r>
        <w:r w:rsidR="001A3B3D" w:rsidRPr="00F847A6" w:rsidDel="00075733">
          <w:rPr>
            <w:sz w:val="18"/>
            <w:szCs w:val="18"/>
          </w:rPr>
          <w:delText>3</w:delText>
        </w:r>
        <w:r w:rsidRPr="00F847A6" w:rsidDel="00075733">
          <w:rPr>
            <w:sz w:val="18"/>
            <w:szCs w:val="18"/>
          </w:rPr>
          <w:delText xml:space="preserve">: </w:delText>
        </w:r>
        <w:r w:rsidRPr="00F847A6" w:rsidDel="00075733">
          <w:rPr>
            <w:i/>
            <w:sz w:val="18"/>
            <w:szCs w:val="18"/>
          </w:rPr>
          <w:delText xml:space="preserve">name of organization </w:delText>
        </w:r>
        <w:r w:rsidR="001A3B3D" w:rsidRPr="00F847A6" w:rsidDel="00075733">
          <w:rPr>
            <w:i/>
            <w:sz w:val="18"/>
            <w:szCs w:val="18"/>
          </w:rPr>
          <w:delText>(of Affiliation)</w:delText>
        </w:r>
      </w:del>
      <w:del w:id="18" w:author="Zachariah McCullough" w:date="2026-10-29T10:27:00Z">
        <w:r w:rsidR="001A3B3D" w:rsidRPr="00F847A6" w:rsidDel="00075733">
          <w:rPr>
            <w:i/>
            <w:sz w:val="18"/>
            <w:szCs w:val="18"/>
          </w:rPr>
          <w:br/>
        </w:r>
      </w:del>
      <w:del w:id="19" w:author="Zachariah McCullough" w:date="2026-10-29T10:26:00Z">
        <w:r w:rsidRPr="00F847A6" w:rsidDel="00075733">
          <w:rPr>
            <w:sz w:val="18"/>
            <w:szCs w:val="18"/>
          </w:rPr>
          <w:delText xml:space="preserve">line </w:delText>
        </w:r>
        <w:r w:rsidR="001A3B3D" w:rsidRPr="00F847A6" w:rsidDel="00075733">
          <w:rPr>
            <w:sz w:val="18"/>
            <w:szCs w:val="18"/>
          </w:rPr>
          <w:delText>4</w:delText>
        </w:r>
        <w:r w:rsidRPr="00F847A6" w:rsidDel="00075733">
          <w:rPr>
            <w:sz w:val="18"/>
            <w:szCs w:val="18"/>
          </w:rPr>
          <w:delText>: City, Count</w:delText>
        </w:r>
      </w:del>
      <w:del w:id="20" w:author="Zachariah McCullough" w:date="2026-10-29T10:24:00Z">
        <w:r w:rsidRPr="00F847A6" w:rsidDel="00075733">
          <w:rPr>
            <w:sz w:val="18"/>
            <w:szCs w:val="18"/>
          </w:rPr>
          <w:delText>ry</w:delText>
        </w:r>
        <w:r w:rsidR="001A3B3D" w:rsidRPr="00F847A6" w:rsidDel="00075733">
          <w:rPr>
            <w:sz w:val="18"/>
            <w:szCs w:val="18"/>
          </w:rPr>
          <w:br/>
        </w:r>
        <w:r w:rsidRPr="00F847A6" w:rsidDel="00075733">
          <w:rPr>
            <w:sz w:val="18"/>
            <w:szCs w:val="18"/>
          </w:rPr>
          <w:delText xml:space="preserve">line </w:delText>
        </w:r>
        <w:r w:rsidR="001A3B3D" w:rsidRPr="00F847A6" w:rsidDel="00075733">
          <w:rPr>
            <w:sz w:val="18"/>
            <w:szCs w:val="18"/>
          </w:rPr>
          <w:delText>5: e</w:delText>
        </w:r>
        <w:r w:rsidRPr="00F847A6" w:rsidDel="00075733">
          <w:rPr>
            <w:sz w:val="18"/>
            <w:szCs w:val="18"/>
          </w:rPr>
          <w:delText>ma</w:delText>
        </w:r>
        <w:r w:rsidR="001A3B3D" w:rsidRPr="00F847A6" w:rsidDel="00075733">
          <w:rPr>
            <w:sz w:val="18"/>
            <w:szCs w:val="18"/>
          </w:rPr>
          <w:delText>il address</w:delText>
        </w:r>
        <w:r w:rsidR="00547E73" w:rsidDel="00075733">
          <w:rPr>
            <w:sz w:val="18"/>
            <w:szCs w:val="18"/>
          </w:rPr>
          <w:delText xml:space="preserve"> or ORCID</w:delText>
        </w:r>
        <w:r w:rsidR="006347CF" w:rsidDel="00075733">
          <w:rPr>
            <w:sz w:val="18"/>
            <w:szCs w:val="18"/>
          </w:rPr>
          <w:br/>
        </w:r>
        <w:r w:rsidR="006347CF" w:rsidDel="00075733">
          <w:rPr>
            <w:sz w:val="18"/>
            <w:szCs w:val="18"/>
          </w:rPr>
          <w:br/>
        </w:r>
        <w:r w:rsidR="001A3B3D" w:rsidRPr="00F847A6" w:rsidDel="00075733">
          <w:rPr>
            <w:sz w:val="18"/>
            <w:szCs w:val="18"/>
          </w:rPr>
          <w:delText>line 1: 2</w:delText>
        </w:r>
        <w:r w:rsidR="001A3B3D" w:rsidRPr="00F847A6" w:rsidDel="00075733">
          <w:rPr>
            <w:sz w:val="18"/>
            <w:szCs w:val="18"/>
            <w:vertAlign w:val="superscript"/>
          </w:rPr>
          <w:delText>nd</w:delText>
        </w:r>
        <w:r w:rsidR="001A3B3D" w:rsidRPr="00F847A6" w:rsidDel="00075733">
          <w:rPr>
            <w:sz w:val="18"/>
            <w:szCs w:val="18"/>
          </w:rPr>
          <w:delText xml:space="preserve"> </w:delText>
        </w:r>
        <w:r w:rsidR="00F847A6" w:rsidRPr="00F847A6" w:rsidDel="00075733">
          <w:rPr>
            <w:sz w:val="18"/>
            <w:szCs w:val="18"/>
          </w:rPr>
          <w:delText>Given Name Surname</w:delText>
        </w:r>
        <w:r w:rsidR="001A3B3D" w:rsidRPr="00F847A6" w:rsidDel="00075733">
          <w:rPr>
            <w:sz w:val="18"/>
            <w:szCs w:val="18"/>
          </w:rPr>
          <w:br/>
          <w:delText xml:space="preserve">line 2: </w:delText>
        </w:r>
        <w:r w:rsidR="001A3B3D" w:rsidRPr="00F847A6" w:rsidDel="00075733">
          <w:rPr>
            <w:i/>
            <w:sz w:val="18"/>
            <w:szCs w:val="18"/>
          </w:rPr>
          <w:delText xml:space="preserve">dept. name of organization (of </w:delText>
        </w:r>
        <w:r w:rsidR="001A3B3D" w:rsidRPr="00F847A6" w:rsidDel="00075733">
          <w:rPr>
            <w:i/>
            <w:iCs/>
            <w:sz w:val="18"/>
            <w:szCs w:val="18"/>
          </w:rPr>
          <w:delText>Affiliation</w:delText>
        </w:r>
        <w:r w:rsidR="001A3B3D" w:rsidRPr="00F847A6" w:rsidDel="00075733">
          <w:rPr>
            <w:i/>
            <w:sz w:val="18"/>
            <w:szCs w:val="18"/>
          </w:rPr>
          <w:delText>)</w:delText>
        </w:r>
        <w:r w:rsidR="001A3B3D" w:rsidRPr="00F847A6" w:rsidDel="00075733">
          <w:rPr>
            <w:sz w:val="18"/>
            <w:szCs w:val="18"/>
          </w:rPr>
          <w:br/>
          <w:delText xml:space="preserve">line 3: </w:delText>
        </w:r>
        <w:r w:rsidR="001A3B3D" w:rsidRPr="00F847A6" w:rsidDel="00075733">
          <w:rPr>
            <w:i/>
            <w:sz w:val="18"/>
            <w:szCs w:val="18"/>
          </w:rPr>
          <w:delText>name of organization (of Affiliation)</w:delText>
        </w:r>
        <w:r w:rsidR="001A3B3D" w:rsidRPr="00F847A6" w:rsidDel="00075733">
          <w:rPr>
            <w:i/>
            <w:sz w:val="18"/>
            <w:szCs w:val="18"/>
          </w:rPr>
          <w:br/>
        </w:r>
        <w:r w:rsidR="001A3B3D" w:rsidRPr="00F847A6" w:rsidDel="00075733">
          <w:rPr>
            <w:sz w:val="18"/>
            <w:szCs w:val="18"/>
          </w:rPr>
          <w:delText>line 4: City, Country</w:delText>
        </w:r>
        <w:r w:rsidR="001A3B3D" w:rsidRPr="00F847A6" w:rsidDel="00075733">
          <w:rPr>
            <w:sz w:val="18"/>
            <w:szCs w:val="18"/>
          </w:rPr>
          <w:br/>
          <w:delText>line 5: email address</w:delText>
        </w:r>
        <w:r w:rsidR="00547E73" w:rsidDel="00075733">
          <w:rPr>
            <w:sz w:val="18"/>
            <w:szCs w:val="18"/>
          </w:rPr>
          <w:delText xml:space="preserve"> or ORCID</w:delText>
        </w:r>
        <w:r w:rsidR="006347CF" w:rsidDel="00075733">
          <w:rPr>
            <w:sz w:val="18"/>
            <w:szCs w:val="18"/>
          </w:rPr>
          <w:br/>
        </w:r>
        <w:r w:rsidR="006347CF" w:rsidDel="00075733">
          <w:rPr>
            <w:sz w:val="18"/>
            <w:szCs w:val="18"/>
          </w:rPr>
          <w:br/>
        </w:r>
        <w:r w:rsidR="001A3B3D" w:rsidRPr="00F847A6" w:rsidDel="00075733">
          <w:rPr>
            <w:sz w:val="18"/>
            <w:szCs w:val="18"/>
          </w:rPr>
          <w:delText>line 1: 3</w:delText>
        </w:r>
        <w:r w:rsidR="001A3B3D" w:rsidRPr="00F847A6" w:rsidDel="00075733">
          <w:rPr>
            <w:sz w:val="18"/>
            <w:szCs w:val="18"/>
            <w:vertAlign w:val="superscript"/>
          </w:rPr>
          <w:delText>rd</w:delText>
        </w:r>
        <w:r w:rsidR="001A3B3D" w:rsidRPr="00F847A6" w:rsidDel="00075733">
          <w:rPr>
            <w:sz w:val="18"/>
            <w:szCs w:val="18"/>
          </w:rPr>
          <w:delText xml:space="preserve"> </w:delText>
        </w:r>
        <w:r w:rsidR="00F847A6" w:rsidRPr="00F847A6" w:rsidDel="00075733">
          <w:rPr>
            <w:sz w:val="18"/>
            <w:szCs w:val="18"/>
          </w:rPr>
          <w:delText>Given Name Surname</w:delText>
        </w:r>
        <w:r w:rsidR="001A3B3D" w:rsidRPr="00F847A6" w:rsidDel="00075733">
          <w:rPr>
            <w:sz w:val="18"/>
            <w:szCs w:val="18"/>
          </w:rPr>
          <w:br/>
          <w:delText xml:space="preserve">line 2: </w:delText>
        </w:r>
        <w:r w:rsidR="001A3B3D" w:rsidRPr="00F847A6" w:rsidDel="00075733">
          <w:rPr>
            <w:i/>
            <w:sz w:val="18"/>
            <w:szCs w:val="18"/>
          </w:rPr>
          <w:delText xml:space="preserve">dept. name of organization (of </w:delText>
        </w:r>
        <w:r w:rsidR="001A3B3D" w:rsidRPr="00F847A6" w:rsidDel="00075733">
          <w:rPr>
            <w:i/>
            <w:iCs/>
            <w:sz w:val="18"/>
            <w:szCs w:val="18"/>
          </w:rPr>
          <w:delText>Affiliation</w:delText>
        </w:r>
        <w:r w:rsidR="001A3B3D" w:rsidRPr="00F847A6" w:rsidDel="00075733">
          <w:rPr>
            <w:i/>
            <w:sz w:val="18"/>
            <w:szCs w:val="18"/>
          </w:rPr>
          <w:delText>)</w:delText>
        </w:r>
        <w:r w:rsidR="001A3B3D" w:rsidRPr="00F847A6" w:rsidDel="00075733">
          <w:rPr>
            <w:sz w:val="18"/>
            <w:szCs w:val="18"/>
          </w:rPr>
          <w:br/>
          <w:delText xml:space="preserve">line 3: </w:delText>
        </w:r>
        <w:r w:rsidR="001A3B3D" w:rsidRPr="00F847A6" w:rsidDel="00075733">
          <w:rPr>
            <w:i/>
            <w:sz w:val="18"/>
            <w:szCs w:val="18"/>
          </w:rPr>
          <w:delText>name of organization (of Affiliation)</w:delText>
        </w:r>
        <w:r w:rsidR="001A3B3D" w:rsidRPr="00F847A6" w:rsidDel="00075733">
          <w:rPr>
            <w:i/>
            <w:sz w:val="18"/>
            <w:szCs w:val="18"/>
          </w:rPr>
          <w:br/>
        </w:r>
        <w:r w:rsidR="001A3B3D" w:rsidRPr="00F847A6" w:rsidDel="00075733">
          <w:rPr>
            <w:sz w:val="18"/>
            <w:szCs w:val="18"/>
          </w:rPr>
          <w:delText>line 4: City, Cou</w:delText>
        </w:r>
      </w:del>
      <w:del w:id="21" w:author="Zachariah McCullough" w:date="2026-10-29T10:23:00Z">
        <w:r w:rsidR="001A3B3D" w:rsidRPr="00F847A6" w:rsidDel="00075733">
          <w:rPr>
            <w:sz w:val="18"/>
            <w:szCs w:val="18"/>
          </w:rPr>
          <w:delText>ntry</w:delText>
        </w:r>
        <w:r w:rsidR="001A3B3D" w:rsidRPr="00F847A6" w:rsidDel="00075733">
          <w:rPr>
            <w:sz w:val="18"/>
            <w:szCs w:val="18"/>
          </w:rPr>
          <w:br/>
          <w:delText>line 5: email address</w:delText>
        </w:r>
        <w:r w:rsidR="00547E73" w:rsidDel="00075733">
          <w:rPr>
            <w:sz w:val="18"/>
            <w:szCs w:val="18"/>
          </w:rPr>
          <w:delText xml:space="preserve"> or ORCID</w:delText>
        </w:r>
        <w:r w:rsidR="006347CF" w:rsidDel="00075733">
          <w:rPr>
            <w:sz w:val="18"/>
            <w:szCs w:val="18"/>
          </w:rPr>
          <w:br/>
        </w:r>
        <w:r w:rsidR="006347CF" w:rsidDel="00075733">
          <w:rPr>
            <w:sz w:val="18"/>
            <w:szCs w:val="18"/>
          </w:rPr>
          <w:br/>
        </w:r>
        <w:r w:rsidR="001A3B3D" w:rsidRPr="00F847A6" w:rsidDel="00075733">
          <w:rPr>
            <w:sz w:val="18"/>
            <w:szCs w:val="18"/>
          </w:rPr>
          <w:delText>line 1: 4</w:delText>
        </w:r>
        <w:r w:rsidR="001A3B3D" w:rsidRPr="00F847A6" w:rsidDel="00075733">
          <w:rPr>
            <w:sz w:val="18"/>
            <w:szCs w:val="18"/>
            <w:vertAlign w:val="superscript"/>
          </w:rPr>
          <w:delText>th</w:delText>
        </w:r>
        <w:r w:rsidR="001A3B3D" w:rsidRPr="00F847A6" w:rsidDel="00075733">
          <w:rPr>
            <w:sz w:val="18"/>
            <w:szCs w:val="18"/>
          </w:rPr>
          <w:delText xml:space="preserve"> </w:delText>
        </w:r>
        <w:r w:rsidR="00F847A6" w:rsidRPr="00F847A6" w:rsidDel="00075733">
          <w:rPr>
            <w:sz w:val="18"/>
            <w:szCs w:val="18"/>
          </w:rPr>
          <w:delText>Given Name Surname</w:delText>
        </w:r>
        <w:r w:rsidR="001A3B3D" w:rsidRPr="00F847A6" w:rsidDel="00075733">
          <w:rPr>
            <w:sz w:val="18"/>
            <w:szCs w:val="18"/>
          </w:rPr>
          <w:br/>
          <w:delText xml:space="preserve">line 2: </w:delText>
        </w:r>
        <w:r w:rsidR="001A3B3D" w:rsidRPr="00F847A6" w:rsidDel="00075733">
          <w:rPr>
            <w:i/>
            <w:sz w:val="18"/>
            <w:szCs w:val="18"/>
          </w:rPr>
          <w:delText xml:space="preserve">dept. name of organization (of </w:delText>
        </w:r>
        <w:r w:rsidR="001A3B3D" w:rsidRPr="00F847A6" w:rsidDel="00075733">
          <w:rPr>
            <w:i/>
            <w:iCs/>
            <w:sz w:val="18"/>
            <w:szCs w:val="18"/>
          </w:rPr>
          <w:delText>Affiliation</w:delText>
        </w:r>
        <w:r w:rsidR="001A3B3D" w:rsidRPr="00F847A6" w:rsidDel="00075733">
          <w:rPr>
            <w:i/>
            <w:sz w:val="18"/>
            <w:szCs w:val="18"/>
          </w:rPr>
          <w:delText>)</w:delText>
        </w:r>
        <w:r w:rsidR="001A3B3D" w:rsidRPr="00F847A6" w:rsidDel="00075733">
          <w:rPr>
            <w:sz w:val="18"/>
            <w:szCs w:val="18"/>
          </w:rPr>
          <w:br/>
          <w:delText xml:space="preserve">line 3: </w:delText>
        </w:r>
        <w:r w:rsidR="001A3B3D" w:rsidRPr="00F847A6" w:rsidDel="00075733">
          <w:rPr>
            <w:i/>
            <w:sz w:val="18"/>
            <w:szCs w:val="18"/>
          </w:rPr>
          <w:delText>name of organization (of Affiliation)</w:delText>
        </w:r>
        <w:r w:rsidR="001A3B3D" w:rsidRPr="00F847A6" w:rsidDel="00075733">
          <w:rPr>
            <w:i/>
            <w:sz w:val="18"/>
            <w:szCs w:val="18"/>
          </w:rPr>
          <w:br/>
        </w:r>
        <w:r w:rsidR="001A3B3D" w:rsidRPr="00F847A6" w:rsidDel="00075733">
          <w:rPr>
            <w:sz w:val="18"/>
            <w:szCs w:val="18"/>
          </w:rPr>
          <w:delText>line 4: City, Country</w:delText>
        </w:r>
        <w:r w:rsidR="001A3B3D" w:rsidRPr="00F847A6" w:rsidDel="00075733">
          <w:rPr>
            <w:sz w:val="18"/>
            <w:szCs w:val="18"/>
          </w:rPr>
          <w:br/>
          <w:delText>line 5: email address</w:delText>
        </w:r>
        <w:r w:rsidR="00547E73" w:rsidDel="00075733">
          <w:rPr>
            <w:sz w:val="18"/>
            <w:szCs w:val="18"/>
          </w:rPr>
          <w:delText xml:space="preserve"> or ORCID</w:delText>
        </w:r>
      </w:del>
    </w:p>
    <w:p w14:paraId="75A3CDAB" w14:textId="77777777" w:rsidR="00075733" w:rsidRDefault="00075733" w:rsidP="00075733">
      <w:pPr>
        <w:jc w:val="both"/>
        <w:rPr>
          <w:ins w:id="22" w:author="Zachariah McCullough" w:date="2026-10-29T10:24:00Z"/>
        </w:rPr>
        <w:sectPr w:rsidR="00075733">
          <w:type w:val="continuous"/>
          <w:pgSz w:w="612pt" w:h="792pt" w:code="1"/>
          <w:pgMar w:top="54pt" w:right="44.65pt" w:bottom="72pt" w:left="44.65pt" w:header="36pt" w:footer="36pt" w:gutter="0pt"/>
          <w:cols w:space="36pt"/>
          <w:docGrid w:linePitch="360"/>
        </w:sectPr>
      </w:pPr>
    </w:p>
    <w:p w14:paraId="59419620" w14:textId="226E1EE4" w:rsidR="00D72D06" w:rsidRPr="005B520E" w:rsidDel="00075733" w:rsidRDefault="00D72D06">
      <w:pPr>
        <w:rPr>
          <w:del w:id="23" w:author="Zachariah McCullough" w:date="2026-10-29T10:23:00Z"/>
        </w:rPr>
      </w:pPr>
    </w:p>
    <w:p w14:paraId="44292629" w14:textId="77777777" w:rsidR="009303D9" w:rsidRPr="005B520E" w:rsidRDefault="009303D9" w:rsidP="00075733">
      <w:pPr>
        <w:jc w:val="both"/>
        <w:sectPr w:rsidR="009303D9" w:rsidRPr="005B520E">
          <w:type w:val="continuous"/>
          <w:pgSz w:w="612pt" w:h="792pt" w:code="1"/>
          <w:pgMar w:top="54pt" w:right="44.65pt" w:bottom="72pt" w:left="44.65pt" w:header="36pt" w:footer="36pt" w:gutter="0pt"/>
          <w:cols w:space="36pt"/>
          <w:docGrid w:linePitch="360"/>
        </w:sectPr>
        <w:pPrChange w:id="24" w:author="Zachariah McCullough" w:date="2026-10-29T10:23:00Z">
          <w:pPr/>
        </w:pPrChange>
      </w:pPr>
    </w:p>
    <w:p w14:paraId="79A9D93E" w14:textId="77777777" w:rsidR="00715BEA" w:rsidDel="00075733" w:rsidRDefault="00715BEA" w:rsidP="00075733">
      <w:pPr>
        <w:pStyle w:val="Author"/>
        <w:spacing w:before="5pt" w:beforeAutospacing="1"/>
        <w:jc w:val="both"/>
        <w:rPr>
          <w:del w:id="25" w:author="Zachariah McCullough" w:date="2026-10-29T10:23:00Z"/>
          <w:sz w:val="18"/>
          <w:szCs w:val="18"/>
        </w:rPr>
        <w:pPrChange w:id="26" w:author="Zachariah McCullough" w:date="2026-10-29T10:24:00Z">
          <w:pPr>
            <w:pStyle w:val="Author"/>
            <w:spacing w:before="5pt" w:beforeAutospacing="1"/>
          </w:pPr>
        </w:pPrChange>
      </w:pPr>
    </w:p>
    <w:p w14:paraId="04002460" w14:textId="77777777" w:rsidR="00715BEA" w:rsidDel="00075733" w:rsidRDefault="00715BEA" w:rsidP="00075733">
      <w:pPr>
        <w:pStyle w:val="Author"/>
        <w:spacing w:before="5pt" w:beforeAutospacing="1"/>
        <w:jc w:val="both"/>
        <w:rPr>
          <w:del w:id="27" w:author="Zachariah McCullough" w:date="2026-10-29T10:23:00Z"/>
          <w:sz w:val="18"/>
          <w:szCs w:val="18"/>
        </w:rPr>
        <w:pPrChange w:id="28" w:author="Zachariah McCullough" w:date="2026-10-29T10:24:00Z">
          <w:pPr>
            <w:pStyle w:val="Author"/>
            <w:spacing w:before="5pt" w:beforeAutospacing="1"/>
          </w:pPr>
        </w:pPrChange>
      </w:pPr>
    </w:p>
    <w:p w14:paraId="14802C4D" w14:textId="77777777" w:rsidR="00715BEA" w:rsidDel="00075733" w:rsidRDefault="00715BEA" w:rsidP="00075733">
      <w:pPr>
        <w:pStyle w:val="Author"/>
        <w:spacing w:before="5pt" w:beforeAutospacing="1"/>
        <w:jc w:val="both"/>
        <w:rPr>
          <w:del w:id="29" w:author="Zachariah McCullough" w:date="2026-10-29T10:23:00Z"/>
          <w:sz w:val="18"/>
          <w:szCs w:val="18"/>
        </w:rPr>
        <w:pPrChange w:id="30" w:author="Zachariah McCullough" w:date="2026-10-29T10:24:00Z">
          <w:pPr>
            <w:pStyle w:val="Author"/>
            <w:spacing w:before="5pt" w:beforeAutospacing="1"/>
          </w:pPr>
        </w:pPrChange>
      </w:pPr>
    </w:p>
    <w:p w14:paraId="14304D02" w14:textId="77777777" w:rsidR="00CA4392" w:rsidDel="00075733" w:rsidRDefault="00715BEA" w:rsidP="00075733">
      <w:pPr>
        <w:pStyle w:val="Author"/>
        <w:spacing w:before="5pt" w:beforeAutospacing="1"/>
        <w:contextualSpacing/>
        <w:jc w:val="both"/>
        <w:rPr>
          <w:del w:id="31" w:author="Zachariah McCullough" w:date="2026-10-29T10:22:00Z"/>
          <w:sz w:val="18"/>
          <w:szCs w:val="18"/>
        </w:rPr>
        <w:pPrChange w:id="32" w:author="Zachariah McCullough" w:date="2026-10-29T10:24:00Z">
          <w:pPr>
            <w:pStyle w:val="Author"/>
            <w:spacing w:before="5pt" w:beforeAutospacing="1"/>
            <w:contextualSpacing/>
          </w:pPr>
        </w:pPrChange>
      </w:pPr>
      <w:del w:id="33" w:author="Zachariah McCullough" w:date="2026-10-29T10:23:00Z">
        <w:r w:rsidDel="00075733">
          <w:rPr>
            <w:sz w:val="18"/>
            <w:szCs w:val="18"/>
          </w:rPr>
          <w:delText>li</w:delText>
        </w:r>
        <w:r w:rsidR="00CA4392" w:rsidRPr="00F847A6" w:rsidDel="00075733">
          <w:rPr>
            <w:sz w:val="18"/>
            <w:szCs w:val="18"/>
          </w:rPr>
          <w:delText xml:space="preserve">ne 1: </w:delText>
        </w:r>
        <w:r w:rsidR="00CA4392" w:rsidDel="00075733">
          <w:rPr>
            <w:sz w:val="18"/>
            <w:szCs w:val="18"/>
          </w:rPr>
          <w:delText>5</w:delText>
        </w:r>
        <w:r w:rsidR="00CA4392" w:rsidRPr="00F847A6" w:rsidDel="00075733">
          <w:rPr>
            <w:sz w:val="18"/>
            <w:szCs w:val="18"/>
            <w:vertAlign w:val="superscript"/>
          </w:rPr>
          <w:delText>th</w:delText>
        </w:r>
        <w:r w:rsidR="00CA4392" w:rsidRPr="00F847A6" w:rsidDel="00075733">
          <w:rPr>
            <w:sz w:val="18"/>
            <w:szCs w:val="18"/>
          </w:rPr>
          <w:delText xml:space="preserve"> Given Name Surname</w:delText>
        </w:r>
        <w:r w:rsidR="00CA4392" w:rsidRPr="00F847A6" w:rsidDel="00075733">
          <w:rPr>
            <w:sz w:val="18"/>
            <w:szCs w:val="18"/>
          </w:rPr>
          <w:br/>
          <w:delText xml:space="preserve">line 2: </w:delText>
        </w:r>
        <w:r w:rsidR="00CA4392" w:rsidRPr="00F847A6" w:rsidDel="00075733">
          <w:rPr>
            <w:i/>
            <w:sz w:val="18"/>
            <w:szCs w:val="18"/>
          </w:rPr>
          <w:delText xml:space="preserve">dept. name of </w:delText>
        </w:r>
      </w:del>
      <w:del w:id="34" w:author="Zachariah McCullough" w:date="2026-10-29T10:22:00Z">
        <w:r w:rsidR="00CA4392" w:rsidRPr="00F847A6" w:rsidDel="00075733">
          <w:rPr>
            <w:i/>
            <w:sz w:val="18"/>
            <w:szCs w:val="18"/>
          </w:rPr>
          <w:delText xml:space="preserve">organization (of </w:delText>
        </w:r>
        <w:r w:rsidR="00CA4392" w:rsidRPr="00F847A6" w:rsidDel="00075733">
          <w:rPr>
            <w:i/>
            <w:iCs/>
            <w:sz w:val="18"/>
            <w:szCs w:val="18"/>
          </w:rPr>
          <w:delText>Affiliation</w:delText>
        </w:r>
        <w:r w:rsidR="00CA4392" w:rsidRPr="00F847A6" w:rsidDel="00075733">
          <w:rPr>
            <w:i/>
            <w:sz w:val="18"/>
            <w:szCs w:val="18"/>
          </w:rPr>
          <w:delText>)</w:delText>
        </w:r>
        <w:r w:rsidR="00CA4392" w:rsidRPr="00F847A6" w:rsidDel="00075733">
          <w:rPr>
            <w:sz w:val="18"/>
            <w:szCs w:val="18"/>
          </w:rPr>
          <w:br/>
          <w:delText xml:space="preserve">line 3: </w:delText>
        </w:r>
        <w:r w:rsidR="00CA4392" w:rsidRPr="00F847A6" w:rsidDel="00075733">
          <w:rPr>
            <w:i/>
            <w:sz w:val="18"/>
            <w:szCs w:val="18"/>
          </w:rPr>
          <w:delText xml:space="preserve">name of organization (of </w:delText>
        </w:r>
        <w:r w:rsidR="00CA4392" w:rsidDel="00075733">
          <w:rPr>
            <w:i/>
            <w:sz w:val="18"/>
            <w:szCs w:val="18"/>
          </w:rPr>
          <w:delText>A</w:delText>
        </w:r>
        <w:r w:rsidR="00CA4392" w:rsidRPr="00F847A6" w:rsidDel="00075733">
          <w:rPr>
            <w:i/>
            <w:sz w:val="18"/>
            <w:szCs w:val="18"/>
          </w:rPr>
          <w:delText>ffiliation)</w:delText>
        </w:r>
        <w:r w:rsidR="00CA4392" w:rsidRPr="00F847A6" w:rsidDel="00075733">
          <w:rPr>
            <w:i/>
            <w:sz w:val="18"/>
            <w:szCs w:val="18"/>
          </w:rPr>
          <w:br/>
        </w:r>
        <w:r w:rsidR="00CA4392" w:rsidRPr="00F847A6" w:rsidDel="00075733">
          <w:rPr>
            <w:sz w:val="18"/>
            <w:szCs w:val="18"/>
          </w:rPr>
          <w:delText>line 4: City, Country</w:delText>
        </w:r>
        <w:r w:rsidR="00CA4392" w:rsidRPr="00F847A6" w:rsidDel="00075733">
          <w:rPr>
            <w:sz w:val="18"/>
            <w:szCs w:val="18"/>
          </w:rPr>
          <w:br/>
          <w:delText>line 5: email address</w:delText>
        </w:r>
        <w:r w:rsidR="00CA4392" w:rsidRPr="00CA4392" w:rsidDel="00075733">
          <w:rPr>
            <w:sz w:val="18"/>
            <w:szCs w:val="18"/>
          </w:rPr>
          <w:delText xml:space="preserve"> </w:delText>
        </w:r>
        <w:r w:rsidR="00547E73" w:rsidDel="00075733">
          <w:rPr>
            <w:sz w:val="18"/>
            <w:szCs w:val="18"/>
          </w:rPr>
          <w:delText>or ORCID</w:delText>
        </w:r>
      </w:del>
    </w:p>
    <w:p w14:paraId="1C0700B3" w14:textId="77777777" w:rsidR="00CA4392" w:rsidDel="00075733" w:rsidRDefault="00CA4392" w:rsidP="00075733">
      <w:pPr>
        <w:pStyle w:val="Author"/>
        <w:spacing w:before="5pt" w:beforeAutospacing="1"/>
        <w:contextualSpacing/>
        <w:jc w:val="both"/>
        <w:rPr>
          <w:del w:id="35" w:author="Zachariah McCullough" w:date="2026-10-29T10:24:00Z"/>
          <w:sz w:val="18"/>
          <w:szCs w:val="18"/>
        </w:rPr>
        <w:pPrChange w:id="36" w:author="Zachariah McCullough" w:date="2026-10-29T10:24:00Z">
          <w:pPr>
            <w:pStyle w:val="Author"/>
            <w:spacing w:before="5pt" w:beforeAutospacing="1"/>
            <w:contextualSpacing/>
          </w:pPr>
        </w:pPrChange>
      </w:pPr>
      <w:del w:id="37" w:author="Zachariah McCullough" w:date="2026-10-29T10:22:00Z">
        <w:r w:rsidRPr="00F847A6" w:rsidDel="00075733">
          <w:rPr>
            <w:sz w:val="18"/>
            <w:szCs w:val="18"/>
          </w:rPr>
          <w:delText xml:space="preserve">line 1: </w:delText>
        </w:r>
        <w:r w:rsidDel="00075733">
          <w:rPr>
            <w:sz w:val="18"/>
            <w:szCs w:val="18"/>
          </w:rPr>
          <w:delText>6</w:delText>
        </w:r>
        <w:r w:rsidRPr="00F847A6" w:rsidDel="00075733">
          <w:rPr>
            <w:sz w:val="18"/>
            <w:szCs w:val="18"/>
            <w:vertAlign w:val="superscript"/>
          </w:rPr>
          <w:delText>th</w:delText>
        </w:r>
        <w:r w:rsidRPr="00F847A6" w:rsidDel="00075733">
          <w:rPr>
            <w:sz w:val="18"/>
            <w:szCs w:val="18"/>
          </w:rPr>
          <w:delText xml:space="preserve"> Given Name Surname</w:delText>
        </w:r>
        <w:r w:rsidRPr="00F847A6" w:rsidDel="00075733">
          <w:rPr>
            <w:sz w:val="18"/>
            <w:szCs w:val="18"/>
          </w:rPr>
          <w:br/>
          <w:delText xml:space="preserve">line 2: </w:delText>
        </w:r>
        <w:r w:rsidRPr="00F847A6" w:rsidDel="00075733">
          <w:rPr>
            <w:i/>
            <w:sz w:val="18"/>
            <w:szCs w:val="18"/>
          </w:rPr>
          <w:delText xml:space="preserve">dept. name of organization (of </w:delText>
        </w:r>
        <w:r w:rsidRPr="00F847A6" w:rsidDel="00075733">
          <w:rPr>
            <w:i/>
            <w:iCs/>
            <w:sz w:val="18"/>
            <w:szCs w:val="18"/>
          </w:rPr>
          <w:delText>Affiliation</w:delText>
        </w:r>
        <w:r w:rsidRPr="00F847A6" w:rsidDel="00075733">
          <w:rPr>
            <w:i/>
            <w:sz w:val="18"/>
            <w:szCs w:val="18"/>
          </w:rPr>
          <w:delText>)</w:delText>
        </w:r>
        <w:r w:rsidRPr="00F847A6" w:rsidDel="00075733">
          <w:rPr>
            <w:sz w:val="18"/>
            <w:szCs w:val="18"/>
          </w:rPr>
          <w:br/>
          <w:delText xml:space="preserve">line 3: </w:delText>
        </w:r>
        <w:r w:rsidRPr="00F847A6" w:rsidDel="00075733">
          <w:rPr>
            <w:i/>
            <w:sz w:val="18"/>
            <w:szCs w:val="18"/>
          </w:rPr>
          <w:delText>name of organization (of Affiliation)</w:delText>
        </w:r>
        <w:r w:rsidRPr="00F847A6" w:rsidDel="00075733">
          <w:rPr>
            <w:i/>
            <w:sz w:val="18"/>
            <w:szCs w:val="18"/>
          </w:rPr>
          <w:br/>
        </w:r>
        <w:r w:rsidRPr="00F847A6" w:rsidDel="00075733">
          <w:rPr>
            <w:sz w:val="18"/>
            <w:szCs w:val="18"/>
          </w:rPr>
          <w:delText>line 4: City, Country</w:delText>
        </w:r>
        <w:r w:rsidRPr="00F847A6" w:rsidDel="00075733">
          <w:rPr>
            <w:sz w:val="18"/>
            <w:szCs w:val="18"/>
          </w:rPr>
          <w:br/>
          <w:delText>line 5: email address</w:delText>
        </w:r>
        <w:r w:rsidR="00547E73" w:rsidDel="00075733">
          <w:rPr>
            <w:sz w:val="18"/>
            <w:szCs w:val="18"/>
          </w:rPr>
          <w:delText xml:space="preserve"> or ORCID</w:delText>
        </w:r>
      </w:del>
    </w:p>
    <w:p w14:paraId="53B284A1" w14:textId="77777777" w:rsidR="00CA4392" w:rsidDel="00075733" w:rsidRDefault="00CA4392" w:rsidP="00075733">
      <w:pPr>
        <w:pStyle w:val="Author"/>
        <w:spacing w:before="5pt" w:beforeAutospacing="1"/>
        <w:contextualSpacing/>
        <w:jc w:val="both"/>
        <w:rPr>
          <w:del w:id="38" w:author="Zachariah McCullough" w:date="2026-10-29T10:24:00Z"/>
          <w:sz w:val="18"/>
          <w:szCs w:val="18"/>
        </w:rPr>
        <w:pPrChange w:id="39" w:author="Zachariah McCullough" w:date="2026-10-29T10:24:00Z">
          <w:pPr>
            <w:pStyle w:val="Author"/>
            <w:spacing w:before="5pt" w:beforeAutospacing="1"/>
            <w:contextualSpacing/>
          </w:pPr>
        </w:pPrChange>
      </w:pPr>
    </w:p>
    <w:p w14:paraId="0296F7C6" w14:textId="77777777" w:rsidR="00CA4392" w:rsidDel="00075733" w:rsidRDefault="00CA4392" w:rsidP="00075733">
      <w:pPr>
        <w:pStyle w:val="Author"/>
        <w:spacing w:before="5pt" w:beforeAutospacing="1"/>
        <w:contextualSpacing/>
        <w:jc w:val="both"/>
        <w:rPr>
          <w:del w:id="40" w:author="Zachariah McCullough" w:date="2026-10-29T10:24:00Z"/>
          <w:sz w:val="18"/>
          <w:szCs w:val="18"/>
        </w:rPr>
        <w:pPrChange w:id="41" w:author="Zachariah McCullough" w:date="2026-10-29T10:24:00Z">
          <w:pPr>
            <w:pStyle w:val="Author"/>
            <w:spacing w:before="5pt" w:beforeAutospacing="1"/>
            <w:contextualSpacing/>
          </w:pPr>
        </w:pPrChange>
      </w:pPr>
    </w:p>
    <w:p w14:paraId="74AC0DE4" w14:textId="6FEAF885" w:rsidR="00CA4392" w:rsidDel="00075733" w:rsidRDefault="00CA4392" w:rsidP="00075733">
      <w:pPr>
        <w:pStyle w:val="Author"/>
        <w:spacing w:before="5pt" w:beforeAutospacing="1"/>
        <w:contextualSpacing/>
        <w:jc w:val="both"/>
        <w:rPr>
          <w:del w:id="42" w:author="Zachariah McCullough" w:date="2026-10-29T10:24:00Z"/>
          <w:sz w:val="18"/>
          <w:szCs w:val="18"/>
        </w:rPr>
        <w:pPrChange w:id="43" w:author="Zachariah McCullough" w:date="2026-10-29T10:24:00Z">
          <w:pPr>
            <w:pStyle w:val="Author"/>
            <w:spacing w:before="5pt" w:beforeAutospacing="1"/>
            <w:contextualSpacing/>
          </w:pPr>
        </w:pPrChange>
      </w:pPr>
    </w:p>
    <w:p w14:paraId="079DCF0E" w14:textId="77777777" w:rsidR="00CA4392" w:rsidDel="00075733" w:rsidRDefault="00CA4392" w:rsidP="00075733">
      <w:pPr>
        <w:pStyle w:val="Author"/>
        <w:spacing w:before="5pt" w:beforeAutospacing="1"/>
        <w:contextualSpacing/>
        <w:jc w:val="both"/>
        <w:rPr>
          <w:del w:id="44" w:author="Zachariah McCullough" w:date="2026-10-29T10:25:00Z"/>
          <w:sz w:val="18"/>
          <w:szCs w:val="18"/>
        </w:rPr>
        <w:pPrChange w:id="45" w:author="Zachariah McCullough" w:date="2026-10-29T10:24:00Z">
          <w:pPr>
            <w:pStyle w:val="Author"/>
            <w:spacing w:before="5pt" w:beforeAutospacing="1"/>
            <w:contextualSpacing/>
          </w:pPr>
        </w:pPrChange>
      </w:pPr>
    </w:p>
    <w:p w14:paraId="4C1D13CB" w14:textId="77777777" w:rsidR="00CA4392" w:rsidDel="00075733" w:rsidRDefault="00CA4392" w:rsidP="00CA4392">
      <w:pPr>
        <w:pStyle w:val="Author"/>
        <w:spacing w:before="5pt" w:beforeAutospacing="1"/>
        <w:contextualSpacing/>
        <w:rPr>
          <w:del w:id="46" w:author="Zachariah McCullough" w:date="2026-10-29T10:25:00Z"/>
          <w:sz w:val="18"/>
          <w:szCs w:val="18"/>
        </w:rPr>
      </w:pPr>
    </w:p>
    <w:p w14:paraId="128D2612" w14:textId="77777777" w:rsidR="00CA4392" w:rsidRPr="00F847A6" w:rsidRDefault="00CA4392" w:rsidP="00075733">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Change w:id="47" w:author="Zachariah McCullough" w:date="2026-10-29T10:24:00Z">
          <w:pPr>
            <w:pStyle w:val="Author"/>
            <w:spacing w:before="5pt" w:beforeAutospacing="1"/>
          </w:pPr>
        </w:pPrChange>
      </w:pPr>
    </w:p>
    <w:p w14:paraId="4BFA336A" w14:textId="77777777" w:rsidR="006347CF" w:rsidDel="00075733" w:rsidRDefault="006347CF" w:rsidP="00CA4392">
      <w:pPr>
        <w:pStyle w:val="Author"/>
        <w:spacing w:before="5pt" w:beforeAutospacing="1"/>
        <w:jc w:val="both"/>
        <w:rPr>
          <w:del w:id="48" w:author="Zachariah McCullough" w:date="2026-10-29T10:24:00Z"/>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976ADC">
        <w:rPr>
          <w:strike/>
          <w:rPrChange w:id="49" w:author="Zachariah McCullough" w:date="2026-10-29T11:38:00Z">
            <w:rPr/>
          </w:rPrChange>
        </w:rPr>
        <w:t xml:space="preserve">This electronic document is a “live” template and already defines the components of your paper [title, text, heads, etc.] in its style sheet.  </w:t>
      </w:r>
      <w:r w:rsidR="00E7596C" w:rsidRPr="00976ADC">
        <w:rPr>
          <w:i/>
          <w:strike/>
          <w:rPrChange w:id="50" w:author="Zachariah McCullough" w:date="2026-10-29T11:38:00Z">
            <w:rPr>
              <w:i/>
            </w:rPr>
          </w:rPrChange>
        </w:rPr>
        <w:t>*</w:t>
      </w:r>
      <w:r w:rsidR="005B0344" w:rsidRPr="00976ADC">
        <w:rPr>
          <w:i/>
          <w:strike/>
          <w:rPrChange w:id="51" w:author="Zachariah McCullough" w:date="2026-10-29T11:38:00Z">
            <w:rPr>
              <w:i/>
            </w:rPr>
          </w:rPrChange>
        </w:rPr>
        <w:t>CRITICAL:  Do</w:t>
      </w:r>
      <w:r w:rsidR="005B0344" w:rsidRPr="00976ADC">
        <w:rPr>
          <w:rFonts w:eastAsia="Times New Roman"/>
          <w:i/>
          <w:strike/>
          <w:rPrChange w:id="52" w:author="Zachariah McCullough" w:date="2026-10-29T11:38:00Z">
            <w:rPr>
              <w:rFonts w:eastAsia="Times New Roman"/>
              <w:i/>
            </w:rPr>
          </w:rPrChange>
        </w:rPr>
        <w:t xml:space="preserve"> </w:t>
      </w:r>
      <w:r w:rsidR="005B0344" w:rsidRPr="00976ADC">
        <w:rPr>
          <w:i/>
          <w:strike/>
          <w:rPrChange w:id="53" w:author="Zachariah McCullough" w:date="2026-10-29T11:38:00Z">
            <w:rPr>
              <w:i/>
            </w:rPr>
          </w:rPrChange>
        </w:rPr>
        <w:t>Not</w:t>
      </w:r>
      <w:r w:rsidR="005B0344" w:rsidRPr="00976ADC">
        <w:rPr>
          <w:rFonts w:eastAsia="Times New Roman"/>
          <w:i/>
          <w:strike/>
          <w:rPrChange w:id="54" w:author="Zachariah McCullough" w:date="2026-10-29T11:38:00Z">
            <w:rPr>
              <w:rFonts w:eastAsia="Times New Roman"/>
              <w:i/>
            </w:rPr>
          </w:rPrChange>
        </w:rPr>
        <w:t xml:space="preserve"> </w:t>
      </w:r>
      <w:r w:rsidR="005B0344" w:rsidRPr="00976ADC">
        <w:rPr>
          <w:i/>
          <w:strike/>
          <w:rPrChange w:id="55" w:author="Zachariah McCullough" w:date="2026-10-29T11:38:00Z">
            <w:rPr>
              <w:i/>
            </w:rPr>
          </w:rPrChange>
        </w:rPr>
        <w:t>Use</w:t>
      </w:r>
      <w:r w:rsidR="005B0344" w:rsidRPr="00976ADC">
        <w:rPr>
          <w:rFonts w:eastAsia="Times New Roman"/>
          <w:i/>
          <w:strike/>
          <w:rPrChange w:id="56" w:author="Zachariah McCullough" w:date="2026-10-29T11:38:00Z">
            <w:rPr>
              <w:rFonts w:eastAsia="Times New Roman"/>
              <w:i/>
            </w:rPr>
          </w:rPrChange>
        </w:rPr>
        <w:t xml:space="preserve"> </w:t>
      </w:r>
      <w:r w:rsidR="005B0344" w:rsidRPr="00976ADC">
        <w:rPr>
          <w:i/>
          <w:strike/>
          <w:rPrChange w:id="57" w:author="Zachariah McCullough" w:date="2026-10-29T11:38:00Z">
            <w:rPr>
              <w:i/>
            </w:rPr>
          </w:rPrChange>
        </w:rPr>
        <w:t>Symbols,</w:t>
      </w:r>
      <w:r w:rsidR="005B0344" w:rsidRPr="00976ADC">
        <w:rPr>
          <w:rFonts w:eastAsia="Times New Roman"/>
          <w:i/>
          <w:strike/>
          <w:rPrChange w:id="58" w:author="Zachariah McCullough" w:date="2026-10-29T11:38:00Z">
            <w:rPr>
              <w:rFonts w:eastAsia="Times New Roman"/>
              <w:i/>
            </w:rPr>
          </w:rPrChange>
        </w:rPr>
        <w:t xml:space="preserve"> </w:t>
      </w:r>
      <w:r w:rsidR="005B0344" w:rsidRPr="00976ADC">
        <w:rPr>
          <w:i/>
          <w:strike/>
          <w:rPrChange w:id="59" w:author="Zachariah McCullough" w:date="2026-10-29T11:38:00Z">
            <w:rPr>
              <w:i/>
            </w:rPr>
          </w:rPrChange>
        </w:rPr>
        <w:t>Special</w:t>
      </w:r>
      <w:r w:rsidR="005B0344" w:rsidRPr="00976ADC">
        <w:rPr>
          <w:rFonts w:eastAsia="Times New Roman"/>
          <w:i/>
          <w:strike/>
          <w:rPrChange w:id="60" w:author="Zachariah McCullough" w:date="2026-10-29T11:38:00Z">
            <w:rPr>
              <w:rFonts w:eastAsia="Times New Roman"/>
              <w:i/>
            </w:rPr>
          </w:rPrChange>
        </w:rPr>
        <w:t xml:space="preserve"> </w:t>
      </w:r>
      <w:r w:rsidR="005B0344" w:rsidRPr="00976ADC">
        <w:rPr>
          <w:i/>
          <w:strike/>
          <w:rPrChange w:id="61" w:author="Zachariah McCullough" w:date="2026-10-29T11:38:00Z">
            <w:rPr>
              <w:i/>
            </w:rPr>
          </w:rPrChange>
        </w:rPr>
        <w:t>Characters,</w:t>
      </w:r>
      <w:r w:rsidR="005B0344" w:rsidRPr="00976ADC">
        <w:rPr>
          <w:rFonts w:eastAsia="Times New Roman"/>
          <w:i/>
          <w:strike/>
          <w:rPrChange w:id="62" w:author="Zachariah McCullough" w:date="2026-10-29T11:38:00Z">
            <w:rPr>
              <w:rFonts w:eastAsia="Times New Roman"/>
              <w:i/>
            </w:rPr>
          </w:rPrChange>
        </w:rPr>
        <w:t xml:space="preserve"> </w:t>
      </w:r>
      <w:r w:rsidR="00D7522C" w:rsidRPr="00976ADC">
        <w:rPr>
          <w:rFonts w:eastAsia="Times New Roman"/>
          <w:i/>
          <w:strike/>
          <w:rPrChange w:id="63" w:author="Zachariah McCullough" w:date="2026-10-29T11:38:00Z">
            <w:rPr>
              <w:rFonts w:eastAsia="Times New Roman"/>
              <w:i/>
            </w:rPr>
          </w:rPrChange>
        </w:rPr>
        <w:t xml:space="preserve">Footnotes, </w:t>
      </w:r>
      <w:r w:rsidR="005B0344" w:rsidRPr="00976ADC">
        <w:rPr>
          <w:i/>
          <w:strike/>
          <w:rPrChange w:id="64" w:author="Zachariah McCullough" w:date="2026-10-29T11:38:00Z">
            <w:rPr>
              <w:i/>
            </w:rPr>
          </w:rPrChange>
        </w:rPr>
        <w:t>or</w:t>
      </w:r>
      <w:r w:rsidR="005B0344" w:rsidRPr="00976ADC">
        <w:rPr>
          <w:rFonts w:eastAsia="Times New Roman"/>
          <w:i/>
          <w:strike/>
          <w:rPrChange w:id="65" w:author="Zachariah McCullough" w:date="2026-10-29T11:38:00Z">
            <w:rPr>
              <w:rFonts w:eastAsia="Times New Roman"/>
              <w:i/>
            </w:rPr>
          </w:rPrChange>
        </w:rPr>
        <w:t xml:space="preserve"> </w:t>
      </w:r>
      <w:r w:rsidR="005B0344" w:rsidRPr="00976ADC">
        <w:rPr>
          <w:i/>
          <w:strike/>
          <w:rPrChange w:id="66" w:author="Zachariah McCullough" w:date="2026-10-29T11:38:00Z">
            <w:rPr>
              <w:i/>
            </w:rPr>
          </w:rPrChange>
        </w:rPr>
        <w:t>Math</w:t>
      </w:r>
      <w:r w:rsidR="005B0344" w:rsidRPr="00976ADC">
        <w:rPr>
          <w:rFonts w:eastAsia="Times New Roman"/>
          <w:i/>
          <w:strike/>
          <w:rPrChange w:id="67" w:author="Zachariah McCullough" w:date="2026-10-29T11:38:00Z">
            <w:rPr>
              <w:rFonts w:eastAsia="Times New Roman"/>
              <w:i/>
            </w:rPr>
          </w:rPrChange>
        </w:rPr>
        <w:t xml:space="preserve"> </w:t>
      </w:r>
      <w:r w:rsidR="005B0344" w:rsidRPr="00976ADC">
        <w:rPr>
          <w:i/>
          <w:strike/>
          <w:rPrChange w:id="68" w:author="Zachariah McCullough" w:date="2026-10-29T11:38:00Z">
            <w:rPr>
              <w:i/>
            </w:rPr>
          </w:rPrChange>
        </w:rPr>
        <w:t>in</w:t>
      </w:r>
      <w:r w:rsidR="005B0344" w:rsidRPr="00976ADC">
        <w:rPr>
          <w:rFonts w:eastAsia="Times New Roman"/>
          <w:i/>
          <w:strike/>
          <w:rPrChange w:id="69" w:author="Zachariah McCullough" w:date="2026-10-29T11:38:00Z">
            <w:rPr>
              <w:rFonts w:eastAsia="Times New Roman"/>
              <w:i/>
            </w:rPr>
          </w:rPrChange>
        </w:rPr>
        <w:t xml:space="preserve"> Paper </w:t>
      </w:r>
      <w:r w:rsidR="005B0344" w:rsidRPr="00976ADC">
        <w:rPr>
          <w:i/>
          <w:strike/>
          <w:rPrChange w:id="70" w:author="Zachariah McCullough" w:date="2026-10-29T11:38:00Z">
            <w:rPr>
              <w:i/>
            </w:rPr>
          </w:rPrChange>
        </w:rPr>
        <w:t>Title</w:t>
      </w:r>
      <w:r w:rsidR="005B0344" w:rsidRPr="00976ADC">
        <w:rPr>
          <w:rFonts w:eastAsia="Times New Roman"/>
          <w:i/>
          <w:strike/>
          <w:rPrChange w:id="71" w:author="Zachariah McCullough" w:date="2026-10-29T11:38:00Z">
            <w:rPr>
              <w:rFonts w:eastAsia="Times New Roman"/>
              <w:i/>
            </w:rPr>
          </w:rPrChange>
        </w:rPr>
        <w:t xml:space="preserve"> o</w:t>
      </w:r>
      <w:r w:rsidR="005B0344" w:rsidRPr="00976ADC">
        <w:rPr>
          <w:i/>
          <w:strike/>
          <w:rPrChange w:id="72" w:author="Zachariah McCullough" w:date="2026-10-29T11:38:00Z">
            <w:rPr>
              <w:i/>
            </w:rPr>
          </w:rPrChange>
        </w:rPr>
        <w:t>r</w:t>
      </w:r>
      <w:r w:rsidR="005B0344" w:rsidRPr="00976ADC">
        <w:rPr>
          <w:rFonts w:eastAsia="Times New Roman"/>
          <w:i/>
          <w:strike/>
          <w:rPrChange w:id="73" w:author="Zachariah McCullough" w:date="2026-10-29T11:38:00Z">
            <w:rPr>
              <w:rFonts w:eastAsia="Times New Roman"/>
              <w:i/>
            </w:rPr>
          </w:rPrChange>
        </w:rPr>
        <w:t xml:space="preserve"> </w:t>
      </w:r>
      <w:r w:rsidR="005B0344" w:rsidRPr="00976ADC">
        <w:rPr>
          <w:i/>
          <w:strike/>
          <w:rPrChange w:id="74" w:author="Zachariah McCullough" w:date="2026-10-29T11:38:00Z">
            <w:rPr>
              <w:i/>
            </w:rPr>
          </w:rPrChange>
        </w:rPr>
        <w:t>Abstract</w:t>
      </w:r>
      <w:r w:rsidRPr="00976ADC">
        <w:rPr>
          <w:strike/>
          <w:rPrChange w:id="75" w:author="Zachariah McCullough" w:date="2026-10-29T11:38:00Z">
            <w:rPr/>
          </w:rPrChange>
        </w:rPr>
        <w:t xml:space="preserve">. </w:t>
      </w:r>
      <w:r w:rsidRPr="00976ADC">
        <w:rPr>
          <w:iCs/>
          <w:strike/>
          <w:rPrChange w:id="76" w:author="Zachariah McCullough" w:date="2026-10-29T11:38:00Z">
            <w:rPr>
              <w:iCs/>
            </w:rPr>
          </w:rPrChange>
        </w:rPr>
        <w:t>(</w:t>
      </w:r>
      <w:r w:rsidRPr="00976ADC">
        <w:rPr>
          <w:b w:val="0"/>
          <w:i/>
          <w:iCs/>
          <w:strike/>
          <w:rPrChange w:id="77" w:author="Zachariah McCullough" w:date="2026-10-29T11:38:00Z">
            <w:rPr>
              <w:b w:val="0"/>
              <w:i/>
              <w:iCs/>
            </w:rPr>
          </w:rPrChange>
        </w:rPr>
        <w:t>Abstract</w:t>
      </w:r>
      <w:r w:rsidRPr="00976ADC">
        <w:rPr>
          <w:iCs/>
          <w:strike/>
          <w:rPrChange w:id="78" w:author="Zachariah McCullough" w:date="2026-10-29T11:38:00Z">
            <w:rPr>
              <w:iCs/>
            </w:rPr>
          </w:rPrChange>
        </w:rPr>
        <w:t>)</w:t>
      </w:r>
      <w:r w:rsidR="001A42EA">
        <w:rPr>
          <w:iCs/>
        </w:rPr>
        <w:t xml:space="preserve"> </w:t>
      </w:r>
    </w:p>
    <w:p w14:paraId="3F9CDE0E" w14:textId="2AA242B0" w:rsidR="009303D9" w:rsidRPr="004D72B5" w:rsidRDefault="004D72B5" w:rsidP="00972203">
      <w:pPr>
        <w:pStyle w:val="Keywords"/>
      </w:pPr>
      <w:r w:rsidRPr="004D72B5">
        <w:t>Keywords</w:t>
      </w:r>
      <w:ins w:id="79" w:author="Zachariah McCullough" w:date="2026-10-29T10:36:00Z">
        <w:r w:rsidR="008842EA">
          <w:t xml:space="preserve"> </w:t>
        </w:r>
      </w:ins>
      <w:r w:rsidRPr="004D72B5">
        <w:t>—</w:t>
      </w:r>
      <w:ins w:id="80" w:author="Zachariah McCullough" w:date="2026-10-29T10:36:00Z">
        <w:r w:rsidR="008842EA">
          <w:t xml:space="preserve"> Path Planning, A* Search, BFS, UCS, Heuristic Optimization</w:t>
        </w:r>
      </w:ins>
      <w:ins w:id="81" w:author="Zachariah McCullough" w:date="2026-10-29T10:37:00Z">
        <w:r w:rsidR="008842EA">
          <w:t xml:space="preserve">, Grid World. </w:t>
        </w:r>
      </w:ins>
      <w:del w:id="82" w:author="Zachariah McCullough" w:date="2026-10-29T10:36:00Z">
        <w:r w:rsidR="009303D9" w:rsidRPr="004D72B5" w:rsidDel="008842EA">
          <w:delText>component</w:delText>
        </w:r>
        <w:r w:rsidR="00D7522C" w:rsidDel="008842EA">
          <w:delText>,</w:delText>
        </w:r>
        <w:r w:rsidR="009303D9" w:rsidRPr="004D72B5" w:rsidDel="008842EA">
          <w:delText xml:space="preserve"> formatting</w:delText>
        </w:r>
        <w:r w:rsidR="00D7522C" w:rsidDel="008842EA">
          <w:delText>,</w:delText>
        </w:r>
        <w:r w:rsidR="009303D9" w:rsidRPr="004D72B5" w:rsidDel="008842EA">
          <w:delText xml:space="preserve"> style</w:delText>
        </w:r>
        <w:r w:rsidR="00D7522C" w:rsidDel="008842EA">
          <w:delText>,</w:delText>
        </w:r>
        <w:r w:rsidR="009303D9" w:rsidRPr="004D72B5" w:rsidDel="008842EA">
          <w:delText xml:space="preserve"> styling</w:delText>
        </w:r>
        <w:r w:rsidR="00D7522C" w:rsidDel="008842EA">
          <w:delText>,</w:delText>
        </w:r>
        <w:r w:rsidR="009303D9" w:rsidRPr="004D72B5" w:rsidDel="008842EA">
          <w:delText xml:space="preserve"> insert (</w:delText>
        </w:r>
        <w:r w:rsidR="009303D9" w:rsidRPr="005B0344" w:rsidDel="008842EA">
          <w:rPr>
            <w:b w:val="0"/>
          </w:rPr>
          <w:delText>key words</w:delText>
        </w:r>
        <w:r w:rsidR="009303D9" w:rsidRPr="004D72B5" w:rsidDel="008842EA">
          <w:delText>)</w:delText>
        </w:r>
      </w:del>
    </w:p>
    <w:p w14:paraId="7FFFA702" w14:textId="61974002" w:rsidR="009303D9" w:rsidRPr="00D632BE" w:rsidRDefault="009303D9" w:rsidP="006B6B66">
      <w:pPr>
        <w:pStyle w:val="Heading1"/>
      </w:pPr>
      <w:r w:rsidRPr="00D632BE">
        <w:t>Introduction</w:t>
      </w:r>
      <w:del w:id="83" w:author="Zachariah McCullough" w:date="2026-10-29T10:37:00Z">
        <w:r w:rsidRPr="00D632BE" w:rsidDel="008842EA">
          <w:delText xml:space="preserve"> (</w:delText>
        </w:r>
        <w:r w:rsidR="005B0344" w:rsidRPr="00EA506F" w:rsidDel="008842EA">
          <w:rPr>
            <w:rFonts w:eastAsia="MS Mincho"/>
            <w:i/>
          </w:rPr>
          <w:delText>Heading 1</w:delText>
        </w:r>
        <w:r w:rsidRPr="00D632BE" w:rsidDel="008842EA">
          <w:delText>)</w:delText>
        </w:r>
      </w:del>
    </w:p>
    <w:p w14:paraId="0DB6F576" w14:textId="257A6BC1" w:rsidR="009303D9" w:rsidRPr="00976ADC" w:rsidRDefault="009303D9" w:rsidP="00E7596C">
      <w:pPr>
        <w:pStyle w:val="BodyText"/>
        <w:rPr>
          <w:strike/>
          <w:rPrChange w:id="84" w:author="Zachariah McCullough" w:date="2026-10-29T11:38:00Z">
            <w:rPr/>
          </w:rPrChange>
        </w:rPr>
      </w:pPr>
      <w:r w:rsidRPr="00976ADC">
        <w:rPr>
          <w:strike/>
          <w:rPrChange w:id="85" w:author="Zachariah McCullough" w:date="2026-10-29T11:38:00Z">
            <w:rPr/>
          </w:rPrChange>
        </w:rPr>
        <w:t xml:space="preserve">This template, </w:t>
      </w:r>
      <w:r w:rsidR="005B520E" w:rsidRPr="00976ADC">
        <w:rPr>
          <w:strike/>
          <w:rPrChange w:id="86" w:author="Zachariah McCullough" w:date="2026-10-29T11:38:00Z">
            <w:rPr/>
          </w:rPrChange>
        </w:rPr>
        <w:t>modified</w:t>
      </w:r>
      <w:r w:rsidRPr="00976ADC">
        <w:rPr>
          <w:strike/>
          <w:rPrChange w:id="87" w:author="Zachariah McCullough" w:date="2026-10-29T11:38:00Z">
            <w:rPr/>
          </w:rPrChange>
        </w:rPr>
        <w:t xml:space="preserve"> in MS Word 200</w:t>
      </w:r>
      <w:r w:rsidR="00ED0149" w:rsidRPr="00976ADC">
        <w:rPr>
          <w:strike/>
          <w:lang w:val="en-US"/>
          <w:rPrChange w:id="88" w:author="Zachariah McCullough" w:date="2026-10-29T11:38:00Z">
            <w:rPr>
              <w:lang w:val="en-US"/>
            </w:rPr>
          </w:rPrChange>
        </w:rPr>
        <w:t>7</w:t>
      </w:r>
      <w:r w:rsidRPr="00976ADC">
        <w:rPr>
          <w:strike/>
          <w:rPrChange w:id="89" w:author="Zachariah McCullough" w:date="2026-10-29T11:38:00Z">
            <w:rPr/>
          </w:rPrChange>
        </w:rPr>
        <w:t xml:space="preserve"> and saved as </w:t>
      </w:r>
      <w:r w:rsidR="00ED0149" w:rsidRPr="00976ADC">
        <w:rPr>
          <w:strike/>
          <w:lang w:val="en-US"/>
          <w:rPrChange w:id="90" w:author="Zachariah McCullough" w:date="2026-10-29T11:38:00Z">
            <w:rPr>
              <w:lang w:val="en-US"/>
            </w:rPr>
          </w:rPrChange>
        </w:rPr>
        <w:t xml:space="preserve">a </w:t>
      </w:r>
      <w:r w:rsidRPr="00976ADC">
        <w:rPr>
          <w:strike/>
          <w:rPrChange w:id="91" w:author="Zachariah McCullough" w:date="2026-10-29T11:38:00Z">
            <w:rPr/>
          </w:rPrChange>
        </w:rPr>
        <w:t>“Word 97-200</w:t>
      </w:r>
      <w:r w:rsidR="00B11A60" w:rsidRPr="00976ADC">
        <w:rPr>
          <w:strike/>
          <w:rPrChange w:id="92" w:author="Zachariah McCullough" w:date="2026-10-29T11:38:00Z">
            <w:rPr/>
          </w:rPrChange>
        </w:rPr>
        <w:t>3</w:t>
      </w:r>
      <w:r w:rsidRPr="00976ADC">
        <w:rPr>
          <w:strike/>
          <w:rPrChange w:id="93" w:author="Zachariah McCullough" w:date="2026-10-29T11:38:00Z">
            <w:rPr/>
          </w:rPrChange>
        </w:rPr>
        <w:t xml:space="preserve"> </w:t>
      </w:r>
      <w:r w:rsidR="00ED0149" w:rsidRPr="00976ADC">
        <w:rPr>
          <w:strike/>
          <w:lang w:val="en-US"/>
          <w:rPrChange w:id="94" w:author="Zachariah McCullough" w:date="2026-10-29T11:38:00Z">
            <w:rPr>
              <w:lang w:val="en-US"/>
            </w:rPr>
          </w:rPrChange>
        </w:rPr>
        <w:t>Document</w:t>
      </w:r>
      <w:r w:rsidRPr="00976ADC">
        <w:rPr>
          <w:strike/>
          <w:rPrChange w:id="95" w:author="Zachariah McCullough" w:date="2026-10-29T11:38:00Z">
            <w:rPr/>
          </w:rPrChange>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53E1AE49" w:rsidR="009303D9" w:rsidRDefault="008842EA" w:rsidP="006B6B66">
      <w:pPr>
        <w:pStyle w:val="Heading1"/>
        <w:rPr>
          <w:ins w:id="96" w:author="Zachariah McCullough" w:date="2026-10-29T10:38:00Z"/>
        </w:rPr>
      </w:pPr>
      <w:ins w:id="97" w:author="Zachariah McCullough" w:date="2026-10-29T10:38:00Z">
        <w:r>
          <w:t>problem formulation &amp; environment</w:t>
        </w:r>
      </w:ins>
      <w:del w:id="98" w:author="Zachariah McCullough" w:date="2026-10-29T10:38:00Z">
        <w:r w:rsidR="009303D9" w:rsidRPr="006B6B66" w:rsidDel="008842EA">
          <w:delText>Ease of Use</w:delText>
        </w:r>
      </w:del>
    </w:p>
    <w:p w14:paraId="13E80A1A" w14:textId="3F52CA1A" w:rsidR="008842EA" w:rsidRDefault="008842EA" w:rsidP="008842EA">
      <w:pPr>
        <w:jc w:val="start"/>
        <w:rPr>
          <w:ins w:id="99" w:author="Zachariah McCullough" w:date="2026-10-29T10:40:00Z"/>
        </w:rPr>
      </w:pPr>
      <w:ins w:id="100" w:author="Zachariah McCullough" w:date="2026-10-29T10:38:00Z">
        <w:r>
          <w:t xml:space="preserve">The project </w:t>
        </w:r>
      </w:ins>
      <w:ins w:id="101" w:author="Zachariah McCullough" w:date="2026-10-29T10:39:00Z">
        <w:r>
          <w:t xml:space="preserve">uses a custom Python class </w:t>
        </w:r>
        <w:r>
          <w:rPr>
            <w:i/>
          </w:rPr>
          <w:t xml:space="preserve">DeterministicGridWorld </w:t>
        </w:r>
        <w:r>
          <w:t>to create and manage the map [4,</w:t>
        </w:r>
      </w:ins>
      <w:ins w:id="102" w:author="Zachariah McCullough" w:date="2026-10-29T11:31:00Z">
        <w:r w:rsidR="00696C3F">
          <w:t xml:space="preserve"> </w:t>
        </w:r>
      </w:ins>
      <w:ins w:id="103" w:author="Zachariah McCullough" w:date="2026-10-29T10:39:00Z">
        <w:r>
          <w:t>8]</w:t>
        </w:r>
      </w:ins>
    </w:p>
    <w:p w14:paraId="49E8C288" w14:textId="576F578B" w:rsidR="008842EA" w:rsidRDefault="008842EA" w:rsidP="008842EA">
      <w:pPr>
        <w:jc w:val="start"/>
        <w:rPr>
          <w:ins w:id="104" w:author="Zachariah McCullough" w:date="2026-10-29T11:40:00Z"/>
        </w:rPr>
      </w:pPr>
    </w:p>
    <w:p w14:paraId="657E4B6E" w14:textId="270DB8AC" w:rsidR="00976ADC" w:rsidRDefault="00976ADC" w:rsidP="008842EA">
      <w:pPr>
        <w:jc w:val="start"/>
        <w:rPr>
          <w:ins w:id="105" w:author="Zachariah McCullough" w:date="2026-10-29T11:40:00Z"/>
        </w:rPr>
      </w:pPr>
      <w:ins w:id="106" w:author="Zachariah McCullough" w:date="2026-10-29T11:40:00Z">
        <w:r w:rsidRPr="00976ADC">
          <w:drawing>
            <wp:inline distT="0" distB="0" distL="0" distR="0" wp14:anchorId="206BD98E" wp14:editId="1D00140B">
              <wp:extent cx="3195955" cy="530225"/>
              <wp:effectExtent l="0" t="0" r="4445" b="3175"/>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195955" cy="530225"/>
                      </a:xfrm>
                      <a:prstGeom prst="rect">
                        <a:avLst/>
                      </a:prstGeom>
                    </pic:spPr>
                  </pic:pic>
                </a:graphicData>
              </a:graphic>
            </wp:inline>
          </w:drawing>
        </w:r>
      </w:ins>
    </w:p>
    <w:p w14:paraId="54726DAF" w14:textId="42E37355" w:rsidR="00976ADC" w:rsidRPr="00976ADC" w:rsidRDefault="00976ADC" w:rsidP="00976ADC">
      <w:pPr>
        <w:rPr>
          <w:ins w:id="107" w:author="Zachariah McCullough" w:date="2026-10-29T10:40:00Z"/>
          <w:i/>
          <w:sz w:val="16"/>
          <w:rPrChange w:id="108" w:author="Zachariah McCullough" w:date="2026-10-29T11:40:00Z">
            <w:rPr>
              <w:ins w:id="109" w:author="Zachariah McCullough" w:date="2026-10-29T10:40:00Z"/>
            </w:rPr>
          </w:rPrChange>
        </w:rPr>
        <w:pPrChange w:id="110" w:author="Zachariah McCullough" w:date="2026-10-29T11:40:00Z">
          <w:pPr>
            <w:jc w:val="start"/>
          </w:pPr>
        </w:pPrChange>
      </w:pPr>
      <w:ins w:id="111" w:author="Zachariah McCullough" w:date="2026-10-29T11:40:00Z">
        <w:r w:rsidRPr="00976ADC">
          <w:rPr>
            <w:i/>
            <w:sz w:val="16"/>
            <w:rPrChange w:id="112" w:author="Zachariah McCullough" w:date="2026-10-29T11:40:00Z">
              <w:rPr>
                <w:i/>
              </w:rPr>
            </w:rPrChange>
          </w:rPr>
          <w:t>*Comment removed for</w:t>
        </w:r>
      </w:ins>
      <w:ins w:id="113" w:author="Zachariah McCullough" w:date="2026-10-29T11:41:00Z">
        <w:r>
          <w:rPr>
            <w:i/>
            <w:sz w:val="16"/>
          </w:rPr>
          <w:t xml:space="preserve"> view</w:t>
        </w:r>
      </w:ins>
    </w:p>
    <w:p w14:paraId="04C4E274" w14:textId="2D533B69" w:rsidR="008842EA" w:rsidRPr="000F3127" w:rsidDel="008842EA" w:rsidRDefault="008842EA" w:rsidP="008842EA">
      <w:pPr>
        <w:jc w:val="start"/>
        <w:rPr>
          <w:del w:id="114" w:author="Zachariah McCullough" w:date="2026-10-29T10:40:00Z"/>
        </w:rPr>
        <w:pPrChange w:id="115" w:author="Zachariah McCullough" w:date="2026-10-29T10:38:00Z">
          <w:pPr>
            <w:pStyle w:val="Heading1"/>
          </w:pPr>
        </w:pPrChange>
      </w:pPr>
    </w:p>
    <w:p w14:paraId="190C0618" w14:textId="0EF4B661" w:rsidR="009303D9" w:rsidRDefault="008842EA" w:rsidP="00ED0149">
      <w:pPr>
        <w:pStyle w:val="Heading2"/>
        <w:rPr>
          <w:ins w:id="116" w:author="Zachariah McCullough" w:date="2026-10-29T10:40:00Z"/>
        </w:rPr>
      </w:pPr>
      <w:ins w:id="117" w:author="Zachariah McCullough" w:date="2026-10-29T10:40:00Z">
        <w:r>
          <w:t>How the Grid works</w:t>
        </w:r>
      </w:ins>
      <w:del w:id="118" w:author="Zachariah McCullough" w:date="2026-10-29T10:40:00Z">
        <w:r w:rsidR="009303D9" w:rsidDel="008842EA">
          <w:delText xml:space="preserve">Selecting a </w:delText>
        </w:r>
        <w:r w:rsidR="009303D9" w:rsidRPr="00F271DE" w:rsidDel="008842EA">
          <w:delText>Template</w:delText>
        </w:r>
        <w:r w:rsidR="009303D9" w:rsidDel="008842EA">
          <w:delText xml:space="preserve"> (Heading 2)</w:delText>
        </w:r>
      </w:del>
    </w:p>
    <w:p w14:paraId="5D056A26" w14:textId="3E547EFA" w:rsidR="008842EA" w:rsidRDefault="008842EA" w:rsidP="008842EA">
      <w:pPr>
        <w:pStyle w:val="ListParagraph"/>
        <w:numPr>
          <w:ilvl w:val="0"/>
          <w:numId w:val="26"/>
        </w:numPr>
        <w:jc w:val="start"/>
        <w:rPr>
          <w:ins w:id="119" w:author="Zachariah McCullough" w:date="2026-10-29T10:41:00Z"/>
        </w:rPr>
      </w:pPr>
      <w:ins w:id="120" w:author="Zachariah McCullough" w:date="2026-10-29T10:41:00Z">
        <w:r>
          <w:t>State Space (S): w x</w:t>
        </w:r>
      </w:ins>
      <w:ins w:id="121" w:author="Zachariah McCullough" w:date="2026-10-29T10:42:00Z">
        <w:r>
          <w:t xml:space="preserve"> </w:t>
        </w:r>
      </w:ins>
      <w:ins w:id="122" w:author="Zachariah McCullough" w:date="2026-10-29T10:41:00Z">
        <w:r>
          <w:t xml:space="preserve">h and </w:t>
        </w:r>
        <w:proofErr w:type="gramStart"/>
        <w:r>
          <w:t>x,y</w:t>
        </w:r>
        <w:proofErr w:type="gramEnd"/>
        <w:r>
          <w:t xml:space="preserve"> (add more)</w:t>
        </w:r>
      </w:ins>
    </w:p>
    <w:p w14:paraId="46F61332" w14:textId="4A981948" w:rsidR="008842EA" w:rsidRDefault="008842EA" w:rsidP="008842EA">
      <w:pPr>
        <w:pStyle w:val="ListParagraph"/>
        <w:numPr>
          <w:ilvl w:val="0"/>
          <w:numId w:val="26"/>
        </w:numPr>
        <w:jc w:val="start"/>
        <w:rPr>
          <w:ins w:id="123" w:author="Zachariah McCullough" w:date="2026-10-29T10:42:00Z"/>
        </w:rPr>
      </w:pPr>
      <w:ins w:id="124" w:author="Zachariah McCullough" w:date="2026-10-29T10:41:00Z">
        <w:r>
          <w:t xml:space="preserve">Action Space (A): only left right, up and down </w:t>
        </w:r>
      </w:ins>
    </w:p>
    <w:p w14:paraId="480EBE8A" w14:textId="413287DE" w:rsidR="008842EA" w:rsidDel="000F3127" w:rsidRDefault="008842EA" w:rsidP="000F3127">
      <w:pPr>
        <w:pStyle w:val="ListParagraph"/>
        <w:numPr>
          <w:ilvl w:val="0"/>
          <w:numId w:val="26"/>
        </w:numPr>
        <w:jc w:val="start"/>
        <w:rPr>
          <w:del w:id="125" w:author="Zachariah McCullough" w:date="2026-10-29T10:44:00Z"/>
        </w:rPr>
      </w:pPr>
      <w:ins w:id="126" w:author="Zachariah McCullough" w:date="2026-10-29T10:42:00Z">
        <w:r>
          <w:t>Edge Costs: Every valid ste</w:t>
        </w:r>
      </w:ins>
      <w:ins w:id="127" w:author="Zachariah McCullough" w:date="2026-10-29T10:43:00Z">
        <w:r>
          <w:t>p incurs a cost of 1</w:t>
        </w:r>
        <w:r w:rsidR="000F3127">
          <w:t xml:space="preserve">; </w:t>
        </w:r>
        <w:proofErr w:type="gramStart"/>
        <w:r w:rsidR="000F3127" w:rsidRPr="000F3127">
          <w:rPr>
            <w:i/>
            <w:rPrChange w:id="128" w:author="Zachariah McCullough" w:date="2026-10-29T10:44:00Z">
              <w:rPr/>
            </w:rPrChange>
          </w:rPr>
          <w:t>Cost(</w:t>
        </w:r>
        <w:proofErr w:type="gramEnd"/>
        <w:r w:rsidR="000F3127" w:rsidRPr="000F3127">
          <w:rPr>
            <w:i/>
            <w:rPrChange w:id="129" w:author="Zachariah McCullough" w:date="2026-10-29T10:44:00Z">
              <w:rPr/>
            </w:rPrChange>
          </w:rPr>
          <w:t>Starting State, Action, New State) ~ c(s,a,s’) = 1.0</w:t>
        </w:r>
      </w:ins>
      <w:ins w:id="130" w:author="Zachariah McCullough" w:date="2026-10-29T10:44:00Z">
        <w:r w:rsidR="000F3127">
          <w:t xml:space="preserve"> [7,</w:t>
        </w:r>
      </w:ins>
      <w:ins w:id="131" w:author="Zachariah McCullough" w:date="2026-10-29T12:15:00Z">
        <w:r w:rsidR="00D836E4">
          <w:t xml:space="preserve"> </w:t>
        </w:r>
      </w:ins>
      <w:ins w:id="132" w:author="Zachariah McCullough" w:date="2026-10-29T10:44:00Z">
        <w:r w:rsidR="000F3127">
          <w:t>13,</w:t>
        </w:r>
      </w:ins>
      <w:ins w:id="133" w:author="Zachariah McCullough" w:date="2026-10-29T12:15:00Z">
        <w:r w:rsidR="00D836E4">
          <w:t xml:space="preserve"> </w:t>
        </w:r>
      </w:ins>
      <w:ins w:id="134" w:author="Zachariah McCullough" w:date="2026-10-29T10:44:00Z">
        <w:r w:rsidR="000F3127">
          <w:t xml:space="preserve">15] </w:t>
        </w:r>
      </w:ins>
    </w:p>
    <w:p w14:paraId="1A8F9584" w14:textId="77777777" w:rsidR="000F3127" w:rsidRPr="000F3127" w:rsidRDefault="000F3127" w:rsidP="008842EA">
      <w:pPr>
        <w:pStyle w:val="ListParagraph"/>
        <w:numPr>
          <w:ilvl w:val="0"/>
          <w:numId w:val="26"/>
        </w:numPr>
        <w:jc w:val="start"/>
        <w:rPr>
          <w:ins w:id="135" w:author="Zachariah McCullough" w:date="2026-10-29T10:44:00Z"/>
        </w:rPr>
        <w:pPrChange w:id="136" w:author="Zachariah McCullough" w:date="2026-10-29T10:40:00Z">
          <w:pPr>
            <w:pStyle w:val="Heading2"/>
          </w:pPr>
        </w:pPrChange>
      </w:pPr>
    </w:p>
    <w:p w14:paraId="7D528056" w14:textId="54616F0A" w:rsidR="009303D9" w:rsidRDefault="000F3127" w:rsidP="000F3127">
      <w:pPr>
        <w:pStyle w:val="ListParagraph"/>
        <w:numPr>
          <w:ilvl w:val="0"/>
          <w:numId w:val="26"/>
        </w:numPr>
        <w:jc w:val="start"/>
        <w:rPr>
          <w:ins w:id="137" w:author="Zachariah McCullough" w:date="2026-10-29T10:48:00Z"/>
        </w:rPr>
      </w:pPr>
      <w:ins w:id="138" w:author="Zachariah McCullough" w:date="2026-10-29T10:45:00Z">
        <w:r>
          <w:t xml:space="preserve">Start and Terminal Goals: </w:t>
        </w:r>
      </w:ins>
      <w:ins w:id="139" w:author="Zachariah McCullough" w:date="2026-10-29T10:47:00Z">
        <w:r>
          <w:t xml:space="preserve">The starting point is always the top left corner </w:t>
        </w:r>
        <w:r w:rsidRPr="000F3127">
          <w:rPr>
            <w:i/>
            <w:rPrChange w:id="140" w:author="Zachariah McCullough" w:date="2026-10-29T10:48:00Z">
              <w:rPr/>
            </w:rPrChange>
          </w:rPr>
          <w:t>(0,0)</w:t>
        </w:r>
        <w:r>
          <w:t xml:space="preserve"> with the ending point being bottom right</w:t>
        </w:r>
      </w:ins>
      <w:ins w:id="141" w:author="Zachariah McCullough" w:date="2026-10-29T10:48:00Z">
        <w:r>
          <w:t xml:space="preserve"> </w:t>
        </w:r>
        <w:r w:rsidRPr="000F3127">
          <w:rPr>
            <w:i/>
            <w:rPrChange w:id="142" w:author="Zachariah McCullough" w:date="2026-10-29T10:48:00Z">
              <w:rPr/>
            </w:rPrChange>
          </w:rPr>
          <w:t>(W-1, H-1)</w:t>
        </w:r>
        <w:r>
          <w:t xml:space="preserve"> [23, p. 202]</w:t>
        </w:r>
      </w:ins>
      <w:del w:id="143" w:author="Zachariah McCullough" w:date="2026-10-29T10:44:00Z">
        <w:r w:rsidR="009303D9" w:rsidRPr="005B520E" w:rsidDel="000F3127">
          <w:delText>First, confirm that you have the correct template for your paper size. This template has been tailored for output on the US-letter paper size. If you are using A4-sized paper, please close this</w:delText>
        </w:r>
        <w:r w:rsidR="00ED0149" w:rsidDel="000F3127">
          <w:delText xml:space="preserve"> file and download the file </w:delText>
        </w:r>
        <w:r w:rsidR="009303D9" w:rsidRPr="005B520E" w:rsidDel="000F3127">
          <w:delText>“</w:delText>
        </w:r>
        <w:r w:rsidR="00B11A60" w:rsidRPr="005B520E" w:rsidDel="000F3127">
          <w:delText>MSW_A4_format</w:delText>
        </w:r>
        <w:r w:rsidR="009303D9" w:rsidRPr="005B520E" w:rsidDel="000F3127">
          <w:delText>”.</w:delText>
        </w:r>
      </w:del>
    </w:p>
    <w:p w14:paraId="38EDB889" w14:textId="3686564B" w:rsidR="000F3127" w:rsidRDefault="000F3127" w:rsidP="000F3127">
      <w:pPr>
        <w:jc w:val="start"/>
        <w:rPr>
          <w:ins w:id="144" w:author="Zachariah McCullough" w:date="2026-10-29T10:48:00Z"/>
        </w:rPr>
      </w:pPr>
    </w:p>
    <w:p w14:paraId="30046AF4" w14:textId="5AA94007" w:rsidR="000F3127" w:rsidRDefault="00B835FC" w:rsidP="000F3127">
      <w:pPr>
        <w:jc w:val="start"/>
        <w:pPrChange w:id="145" w:author="Zachariah McCullough" w:date="2026-10-29T10:48:00Z">
          <w:pPr>
            <w:pStyle w:val="BodyText"/>
          </w:pPr>
        </w:pPrChange>
      </w:pPr>
      <w:ins w:id="146" w:author="Zachariah McCullough" w:date="2026-10-29T10:49:00Z">
        <w:r w:rsidRPr="000F3127">
          <w:drawing>
            <wp:anchor distT="0" distB="0" distL="114300" distR="114300" simplePos="0" relativeHeight="251659776" behindDoc="1" locked="0" layoutInCell="1" allowOverlap="1" wp14:anchorId="2C34FCDE" wp14:editId="1AACC9AB">
              <wp:simplePos x="0" y="0"/>
              <wp:positionH relativeFrom="column">
                <wp:posOffset>349250</wp:posOffset>
              </wp:positionH>
              <wp:positionV relativeFrom="paragraph">
                <wp:posOffset>29817</wp:posOffset>
              </wp:positionV>
              <wp:extent cx="2610214" cy="352474"/>
              <wp:effectExtent l="0" t="0" r="0" b="9525"/>
              <wp:wrapTight wrapText="bothSides">
                <wp:wrapPolygon edited="0">
                  <wp:start x="0" y="0"/>
                  <wp:lineTo x="0" y="21016"/>
                  <wp:lineTo x="21442" y="21016"/>
                  <wp:lineTo x="21442" y="0"/>
                  <wp:lineTo x="0" y="0"/>
                </wp:wrapPolygon>
              </wp:wrapTight>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10214" cy="352474"/>
                      </a:xfrm>
                      <a:prstGeom prst="rect">
                        <a:avLst/>
                      </a:prstGeom>
                    </pic:spPr>
                  </pic:pic>
                </a:graphicData>
              </a:graphic>
              <wp14:sizeRelH relativeFrom="page">
                <wp14:pctWidth>0%</wp14:pctWidth>
              </wp14:sizeRelH>
              <wp14:sizeRelV relativeFrom="page">
                <wp14:pctHeight>0%</wp14:pctHeight>
              </wp14:sizeRelV>
            </wp:anchor>
          </w:drawing>
        </w:r>
      </w:ins>
    </w:p>
    <w:p w14:paraId="6112573B" w14:textId="34398BE1" w:rsidR="006347CF" w:rsidRDefault="006347CF" w:rsidP="00E7596C">
      <w:pPr>
        <w:pStyle w:val="BodyText"/>
        <w:rPr>
          <w:ins w:id="147" w:author="Zachariah McCullough" w:date="2026-10-29T10:50:00Z"/>
        </w:rPr>
      </w:pPr>
    </w:p>
    <w:p w14:paraId="337AE7E4" w14:textId="491982A8" w:rsidR="000F3127" w:rsidRPr="005B520E" w:rsidRDefault="000F3127" w:rsidP="00E7596C">
      <w:pPr>
        <w:pStyle w:val="BodyText"/>
      </w:pPr>
    </w:p>
    <w:p w14:paraId="17A9532B" w14:textId="4DCC2332" w:rsidR="009303D9" w:rsidRPr="005B520E" w:rsidRDefault="000F3127" w:rsidP="00ED0149">
      <w:pPr>
        <w:pStyle w:val="Heading2"/>
      </w:pPr>
      <w:ins w:id="148" w:author="Zachariah McCullough" w:date="2026-10-29T10:50:00Z">
        <w:r>
          <w:t>Stochastic Hazards qand Robust Blocked-Path Handling</w:t>
        </w:r>
      </w:ins>
      <w:del w:id="149" w:author="Zachariah McCullough" w:date="2026-10-29T10:50:00Z">
        <w:r w:rsidR="009303D9" w:rsidRPr="005B520E" w:rsidDel="000F3127">
          <w:delText>Maintaining the Integrity of the Specifications</w:delText>
        </w:r>
      </w:del>
    </w:p>
    <w:p w14:paraId="3400CC3F" w14:textId="47FA8087" w:rsidR="000F3127" w:rsidRDefault="000F3127" w:rsidP="00E7596C">
      <w:pPr>
        <w:pStyle w:val="BodyText"/>
        <w:rPr>
          <w:ins w:id="150" w:author="Zachariah McCullough" w:date="2026-10-29T10:52:00Z"/>
          <w:lang w:val="en-US"/>
        </w:rPr>
      </w:pPr>
      <w:ins w:id="151" w:author="Zachariah McCullough" w:date="2026-10-29T10:52:00Z">
        <w:r w:rsidRPr="007246F2">
          <w:rPr>
            <w:noProof/>
            <w:lang w:val="en-US"/>
          </w:rPr>
          <w:drawing>
            <wp:anchor distT="0" distB="0" distL="114300" distR="114300" simplePos="0" relativeHeight="251661824" behindDoc="1" locked="0" layoutInCell="1" allowOverlap="1" wp14:anchorId="7F737CA4" wp14:editId="5242A051">
              <wp:simplePos x="0" y="0"/>
              <wp:positionH relativeFrom="column">
                <wp:posOffset>69850</wp:posOffset>
              </wp:positionH>
              <wp:positionV relativeFrom="paragraph">
                <wp:posOffset>408940</wp:posOffset>
              </wp:positionV>
              <wp:extent cx="3195955" cy="112395"/>
              <wp:effectExtent l="0" t="0" r="4445" b="1905"/>
              <wp:wrapTight wrapText="bothSides">
                <wp:wrapPolygon edited="0">
                  <wp:start x="0" y="0"/>
                  <wp:lineTo x="0" y="18305"/>
                  <wp:lineTo x="21501" y="18305"/>
                  <wp:lineTo x="21501" y="0"/>
                  <wp:lineTo x="0" y="0"/>
                </wp:wrapPolygon>
              </wp:wrapTight>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95955" cy="112395"/>
                      </a:xfrm>
                      <a:prstGeom prst="rect">
                        <a:avLst/>
                      </a:prstGeom>
                    </pic:spPr>
                  </pic:pic>
                </a:graphicData>
              </a:graphic>
              <wp14:sizeRelH relativeFrom="page">
                <wp14:pctWidth>0%</wp14:pctWidth>
              </wp14:sizeRelH>
              <wp14:sizeRelV relativeFrom="page">
                <wp14:pctHeight>0%</wp14:pctHeight>
              </wp14:sizeRelV>
            </wp:anchor>
          </w:drawing>
        </w:r>
      </w:ins>
      <w:ins w:id="152" w:author="Zachariah McCullough" w:date="2026-10-29T10:51:00Z">
        <w:r>
          <w:rPr>
            <w:lang w:val="en-US"/>
          </w:rPr>
          <w:t xml:space="preserve">Each map </w:t>
        </w:r>
        <w:r w:rsidRPr="000F3127">
          <w:rPr>
            <w:i/>
            <w:lang w:val="en-US"/>
            <w:rPrChange w:id="153" w:author="Zachariah McCullough" w:date="2026-10-29T10:51:00Z">
              <w:rPr>
                <w:lang w:val="en-US"/>
              </w:rPr>
            </w:rPrChange>
          </w:rPr>
          <w:t>(10X10, 15X15, 20X20, 25X25)</w:t>
        </w:r>
        <w:r>
          <w:rPr>
            <w:lang w:val="en-US"/>
          </w:rPr>
          <w:t xml:space="preserve"> populates o</w:t>
        </w:r>
      </w:ins>
      <w:ins w:id="154" w:author="Zachariah McCullough" w:date="2026-10-29T10:52:00Z">
        <w:r>
          <w:rPr>
            <w:lang w:val="en-US"/>
          </w:rPr>
          <w:t>bstacles randomly.</w:t>
        </w:r>
      </w:ins>
    </w:p>
    <w:p w14:paraId="55E85F34" w14:textId="2F5A81C1" w:rsidR="005B520E" w:rsidDel="00075733" w:rsidRDefault="000F3127" w:rsidP="008C4B23">
      <w:pPr>
        <w:pStyle w:val="sponsors"/>
        <w:framePr w:wrap="auto" w:vAnchor="page" w:hAnchor="page" w:x="43.40pt" w:y="720.05pt"/>
        <w:ind w:firstLine="14.45pt"/>
        <w:rPr>
          <w:del w:id="155" w:author="Zachariah McCullough" w:date="2026-10-29T10:27:00Z"/>
        </w:rPr>
      </w:pPr>
      <w:ins w:id="156" w:author="Zachariah McCullough" w:date="2026-10-29T10:51:00Z">
        <w:r w:rsidRPr="000F3127">
          <w:rPr>
            <w:lang w:val="x-none"/>
            <w:rPrChange w:id="157" w:author="Zachariah McCullough" w:date="2026-10-29T10:51:00Z">
              <w:rPr/>
            </w:rPrChange>
          </w:rPr>
          <w:t xml:space="preserve"> </w:t>
        </w:r>
      </w:ins>
      <w:ins w:id="158" w:author="Zachariah McCullough" w:date="2026-10-29T10:52:00Z">
        <w:r>
          <w:t xml:space="preserve">This </w:t>
        </w:r>
      </w:ins>
      <w:ins w:id="159" w:author="Zachariah McCullough" w:date="2026-10-29T10:53:00Z">
        <w:r>
          <w:t xml:space="preserve">makes </w:t>
        </w:r>
        <w:r w:rsidR="00AB5A2F">
          <w:t xml:space="preserve">each map behave differently, with some maps being </w:t>
        </w:r>
        <w:r w:rsidR="00AB5A2F" w:rsidRPr="00AB5A2F">
          <w:rPr>
            <w:i/>
            <w:rPrChange w:id="160" w:author="Zachariah McCullough" w:date="2026-10-29T10:54:00Z">
              <w:rPr/>
            </w:rPrChange>
          </w:rPr>
          <w:t>BLOCKE</w:t>
        </w:r>
      </w:ins>
      <w:ins w:id="161" w:author="Zachariah McCullough" w:date="2026-10-29T10:54:00Z">
        <w:r w:rsidR="00AB5A2F" w:rsidRPr="00AB5A2F">
          <w:rPr>
            <w:i/>
            <w:rPrChange w:id="162" w:author="Zachariah McCullough" w:date="2026-10-29T10:54:00Z">
              <w:rPr/>
            </w:rPrChange>
          </w:rPr>
          <w:t>D</w:t>
        </w:r>
        <w:r w:rsidR="00AB5A2F">
          <w:t xml:space="preserve"> entirely. This simulates real world </w:t>
        </w:r>
      </w:ins>
      <w:ins w:id="163" w:author="Zachariah McCullough" w:date="2026-10-29T10:55:00Z">
        <w:r w:rsidR="00AB5A2F">
          <w:t>scenarios</w:t>
        </w:r>
      </w:ins>
      <w:ins w:id="164" w:author="Zachariah McCullough" w:date="2026-10-29T10:54:00Z">
        <w:r w:rsidR="00AB5A2F">
          <w:t xml:space="preserve"> </w:t>
        </w:r>
      </w:ins>
      <w:ins w:id="165" w:author="Zachariah McCullough" w:date="2026-10-29T10:55:00Z">
        <w:r w:rsidR="00AB5A2F">
          <w:t>where</w:t>
        </w:r>
      </w:ins>
      <w:ins w:id="166" w:author="Zachariah McCullough" w:date="2026-10-29T10:54:00Z">
        <w:r w:rsidR="00AB5A2F">
          <w:t xml:space="preserve"> paths can be blocked. </w:t>
        </w:r>
      </w:ins>
      <w:del w:id="167" w:author="Zachariah McCullough" w:date="2026-10-29T10:27:00Z">
        <w:r w:rsidR="005B520E" w:rsidDel="00075733">
          <w:delText>Identif</w:delText>
        </w:r>
        <w:r w:rsidR="005B520E" w:rsidRPr="007C0308" w:rsidDel="00075733">
          <w:delText xml:space="preserve">y applicable </w:delText>
        </w:r>
        <w:r w:rsidR="00D72D06" w:rsidDel="00075733">
          <w:delText>funding agency</w:delText>
        </w:r>
        <w:r w:rsidR="005B520E" w:rsidRPr="007C0308" w:rsidDel="00075733">
          <w:delText xml:space="preserve"> here. </w:delText>
        </w:r>
        <w:r w:rsidR="00D72D06" w:rsidDel="00075733">
          <w:rPr>
            <w:iCs/>
          </w:rPr>
          <w:delText>If none, delete this text box</w:delText>
        </w:r>
        <w:r w:rsidR="007C0308" w:rsidRPr="007C0308" w:rsidDel="00075733">
          <w:rPr>
            <w:iCs/>
          </w:rPr>
          <w:delText>.</w:delText>
        </w:r>
      </w:del>
    </w:p>
    <w:p w14:paraId="4E992BC6" w14:textId="09635E13" w:rsidR="009303D9" w:rsidRDefault="009303D9" w:rsidP="00E7596C">
      <w:pPr>
        <w:pStyle w:val="BodyText"/>
        <w:rPr>
          <w:ins w:id="168" w:author="Zachariah McCullough" w:date="2026-10-29T10:58:00Z"/>
        </w:rPr>
      </w:pPr>
      <w:del w:id="169" w:author="Zachariah McCullough" w:date="2026-10-29T10:55:00Z">
        <w:r w:rsidRPr="005B520E" w:rsidDel="00AB5A2F">
          <w:delTex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delText>
        </w:r>
      </w:del>
      <w:del w:id="170" w:author="Zachariah McCullough" w:date="2026-10-29T10:58:00Z">
        <w:r w:rsidRPr="005B520E" w:rsidDel="00AB5A2F">
          <w:delText>.</w:delText>
        </w:r>
      </w:del>
    </w:p>
    <w:p w14:paraId="441CBFDE" w14:textId="0D973550" w:rsidR="00AB5A2F" w:rsidRPr="00AB5A2F" w:rsidRDefault="00AB5A2F" w:rsidP="00AB5A2F">
      <w:pPr>
        <w:pStyle w:val="BodyText"/>
        <w:jc w:val="center"/>
        <w:rPr>
          <w:lang w:val="en-US"/>
          <w:rPrChange w:id="171" w:author="Zachariah McCullough" w:date="2026-10-29T10:58:00Z">
            <w:rPr/>
          </w:rPrChange>
        </w:rPr>
        <w:pPrChange w:id="172" w:author="Zachariah McCullough" w:date="2026-10-29T10:58:00Z">
          <w:pPr>
            <w:pStyle w:val="BodyText"/>
          </w:pPr>
        </w:pPrChange>
      </w:pPr>
      <w:ins w:id="173" w:author="Zachariah McCullough" w:date="2026-10-29T10:58:00Z">
        <w:r>
          <w:rPr>
            <w:lang w:val="en-US"/>
          </w:rPr>
          <w:t>(Add screenshot</w:t>
        </w:r>
      </w:ins>
      <w:ins w:id="174" w:author="Zachariah McCullough" w:date="2026-10-29T10:59:00Z">
        <w:r>
          <w:rPr>
            <w:lang w:val="en-US"/>
          </w:rPr>
          <w:t>s</w:t>
        </w:r>
      </w:ins>
      <w:ins w:id="175" w:author="Zachariah McCullough" w:date="2026-10-29T10:58:00Z">
        <w:r>
          <w:rPr>
            <w:lang w:val="en-US"/>
          </w:rPr>
          <w:t>)</w:t>
        </w:r>
      </w:ins>
    </w:p>
    <w:p w14:paraId="65313B9F" w14:textId="2678316A" w:rsidR="009303D9" w:rsidRDefault="00AB5A2F" w:rsidP="006B6B66">
      <w:pPr>
        <w:pStyle w:val="Heading1"/>
      </w:pPr>
      <w:ins w:id="176" w:author="Zachariah McCullough" w:date="2026-10-29T10:59:00Z">
        <w:r>
          <w:t>technical approach &amp; implementation</w:t>
        </w:r>
      </w:ins>
      <w:del w:id="177" w:author="Zachariah McCullough" w:date="2026-10-29T10:38:00Z">
        <w:r w:rsidR="009303D9" w:rsidDel="008842EA">
          <w:delText>P</w:delText>
        </w:r>
      </w:del>
      <w:del w:id="178" w:author="Zachariah McCullough" w:date="2026-10-29T10:37:00Z">
        <w:r w:rsidR="009303D9" w:rsidDel="008842EA">
          <w:delText xml:space="preserve">repare Your Paper </w:delText>
        </w:r>
        <w:r w:rsidR="009303D9" w:rsidRPr="005B520E" w:rsidDel="008842EA">
          <w:delText>Before</w:delText>
        </w:r>
        <w:r w:rsidR="009303D9" w:rsidDel="008842EA">
          <w:delText xml:space="preserve"> Styling</w:delText>
        </w:r>
      </w:del>
    </w:p>
    <w:p w14:paraId="2CC923CC" w14:textId="28A29ADA" w:rsidR="00D7522C" w:rsidRPr="00D7522C" w:rsidDel="00D434FB" w:rsidRDefault="000042B8" w:rsidP="00E7596C">
      <w:pPr>
        <w:pStyle w:val="BodyText"/>
        <w:rPr>
          <w:del w:id="179" w:author="Zachariah McCullough" w:date="2026-10-29T11:03:00Z"/>
          <w:lang w:val="en-US"/>
        </w:rPr>
      </w:pPr>
      <w:ins w:id="180" w:author="Zachariah McCullough" w:date="2026-10-29T11:03:00Z">
        <w:r>
          <w:rPr>
            <w:lang w:val="en-US"/>
          </w:rPr>
          <w:t>(</w:t>
        </w:r>
      </w:ins>
      <w:ins w:id="181" w:author="Zachariah McCullough" w:date="2026-10-29T11:04:00Z">
        <w:r>
          <w:rPr>
            <w:lang w:val="en-US"/>
          </w:rPr>
          <w:t>heapq and collections.deque</w:t>
        </w:r>
      </w:ins>
      <w:ins w:id="182" w:author="Zachariah McCullough" w:date="2026-10-29T11:03:00Z">
        <w:r>
          <w:rPr>
            <w:lang w:val="en-US"/>
          </w:rPr>
          <w:t>)</w:t>
        </w:r>
      </w:ins>
      <w:del w:id="183" w:author="Zachariah McCullough" w:date="2026-10-29T11:03:00Z">
        <w:r w:rsidR="009303D9" w:rsidRPr="00E7596C" w:rsidDel="00D434FB">
          <w:delText>Before</w:delText>
        </w:r>
        <w:r w:rsidR="009303D9" w:rsidRPr="005B520E" w:rsidDel="00D434FB">
          <w:delText xml:space="preserve"> you begin to format your paper, first write and save the content as a separate text file. </w:delText>
        </w:r>
        <w:r w:rsidR="00D7522C" w:rsidDel="00D434FB">
          <w:rPr>
            <w:lang w:val="en-US"/>
          </w:rPr>
          <w:delText>Complete all content and organizational editing before formatting. Please note sections A-D below for more information on proofreading, spelling and grammar.</w:delText>
        </w:r>
      </w:del>
    </w:p>
    <w:p w14:paraId="3B6F0534" w14:textId="77777777" w:rsidR="009303D9" w:rsidRPr="005B520E" w:rsidRDefault="009303D9" w:rsidP="00696C3F">
      <w:pPr>
        <w:pStyle w:val="BodyText"/>
      </w:pPr>
      <w:del w:id="184" w:author="Zachariah McCullough" w:date="2026-10-29T11:03:00Z">
        <w:r w:rsidRPr="005B520E" w:rsidDel="00D434FB">
          <w:delTex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delText>
        </w:r>
      </w:del>
    </w:p>
    <w:p w14:paraId="2D27694B" w14:textId="1B95CC1F" w:rsidR="009303D9" w:rsidRDefault="000042B8" w:rsidP="00ED0149">
      <w:pPr>
        <w:pStyle w:val="Heading2"/>
      </w:pPr>
      <w:ins w:id="185" w:author="Zachariah McCullough" w:date="2026-10-29T11:04:00Z">
        <w:r>
          <w:t>Breadth-First Search (BFS)</w:t>
        </w:r>
      </w:ins>
      <w:del w:id="186" w:author="Zachariah McCullough" w:date="2026-10-29T11:04:00Z">
        <w:r w:rsidR="009303D9" w:rsidRPr="00ED0149" w:rsidDel="000042B8">
          <w:delText>Abbreviations</w:delText>
        </w:r>
        <w:r w:rsidR="009303D9" w:rsidDel="000042B8">
          <w:delText xml:space="preserve"> and Acronyms</w:delText>
        </w:r>
      </w:del>
    </w:p>
    <w:p w14:paraId="5BFF2E12" w14:textId="5EBF22E3" w:rsidR="009303D9" w:rsidRDefault="006D781F" w:rsidP="00696C3F">
      <w:pPr>
        <w:pStyle w:val="BodyText"/>
        <w:rPr>
          <w:ins w:id="187" w:author="Zachariah McCullough" w:date="2026-10-29T11:32:00Z"/>
          <w:lang w:val="en-US"/>
        </w:rPr>
      </w:pPr>
      <w:ins w:id="188" w:author="Zachariah McCullough" w:date="2026-10-29T11:25:00Z">
        <w:r>
          <w:rPr>
            <w:lang w:val="en-US"/>
          </w:rPr>
          <w:t xml:space="preserve">BFS analyses the graph layer by layer </w:t>
        </w:r>
      </w:ins>
      <w:ins w:id="189" w:author="Zachariah McCullough" w:date="2026-10-29T11:26:00Z">
        <w:r>
          <w:rPr>
            <w:lang w:val="en-US"/>
          </w:rPr>
          <w:t>using FIFO</w:t>
        </w:r>
        <w:r w:rsidR="00696C3F">
          <w:rPr>
            <w:lang w:val="en-US"/>
          </w:rPr>
          <w:t xml:space="preserve"> </w:t>
        </w:r>
        <w:r w:rsidR="00696C3F" w:rsidRPr="00696C3F">
          <w:rPr>
            <w:i/>
            <w:lang w:val="en-US"/>
            <w:rPrChange w:id="190" w:author="Zachariah McCullough" w:date="2026-10-29T11:26:00Z">
              <w:rPr>
                <w:lang w:val="en-US"/>
              </w:rPr>
            </w:rPrChange>
          </w:rPr>
          <w:t>(First-In-First-Out)</w:t>
        </w:r>
        <w:r w:rsidR="00696C3F">
          <w:rPr>
            <w:i/>
            <w:lang w:val="en-US"/>
          </w:rPr>
          <w:t xml:space="preserve"> </w:t>
        </w:r>
        <w:r w:rsidR="00696C3F">
          <w:rPr>
            <w:lang w:val="en-US"/>
          </w:rPr>
          <w:t>[</w:t>
        </w:r>
      </w:ins>
      <w:ins w:id="191" w:author="Zachariah McCullough" w:date="2026-10-29T11:27:00Z">
        <w:r w:rsidR="00696C3F">
          <w:rPr>
            <w:lang w:val="en-US"/>
          </w:rPr>
          <w:t>2,</w:t>
        </w:r>
      </w:ins>
      <w:ins w:id="192" w:author="Zachariah McCullough" w:date="2026-10-29T12:15:00Z">
        <w:r w:rsidR="00D836E4">
          <w:rPr>
            <w:lang w:val="en-US"/>
          </w:rPr>
          <w:t xml:space="preserve"> </w:t>
        </w:r>
      </w:ins>
      <w:ins w:id="193" w:author="Zachariah McCullough" w:date="2026-10-29T11:27:00Z">
        <w:r w:rsidR="00696C3F">
          <w:rPr>
            <w:lang w:val="en-US"/>
          </w:rPr>
          <w:t>10,</w:t>
        </w:r>
      </w:ins>
      <w:ins w:id="194" w:author="Zachariah McCullough" w:date="2026-10-29T12:15:00Z">
        <w:r w:rsidR="00D836E4">
          <w:rPr>
            <w:lang w:val="en-US"/>
          </w:rPr>
          <w:t xml:space="preserve"> </w:t>
        </w:r>
      </w:ins>
      <w:ins w:id="195" w:author="Zachariah McCullough" w:date="2026-10-29T11:27:00Z">
        <w:r w:rsidR="00696C3F">
          <w:rPr>
            <w:lang w:val="en-US"/>
          </w:rPr>
          <w:t>18</w:t>
        </w:r>
      </w:ins>
      <w:ins w:id="196" w:author="Zachariah McCullough" w:date="2026-10-29T11:26:00Z">
        <w:r w:rsidR="00696C3F">
          <w:rPr>
            <w:lang w:val="en-US"/>
          </w:rPr>
          <w:t>]</w:t>
        </w:r>
      </w:ins>
      <w:ins w:id="197" w:author="Zachariah McCullough" w:date="2026-10-29T11:27:00Z">
        <w:r w:rsidR="00696C3F">
          <w:rPr>
            <w:lang w:val="en-US"/>
          </w:rPr>
          <w:t xml:space="preserve">. Since all edge weights are identical </w:t>
        </w:r>
      </w:ins>
      <w:ins w:id="198" w:author="Zachariah McCullough" w:date="2026-10-29T11:29:00Z">
        <w:r w:rsidR="00696C3F" w:rsidRPr="00696C3F">
          <w:rPr>
            <w:i/>
            <w:lang w:val="en-US"/>
            <w:rPrChange w:id="199" w:author="Zachariah McCullough" w:date="2026-10-29T11:32:00Z">
              <w:rPr>
                <w:lang w:val="en-US"/>
              </w:rPr>
            </w:rPrChange>
          </w:rPr>
          <w:t>(1.0),</w:t>
        </w:r>
        <w:r w:rsidR="00696C3F">
          <w:rPr>
            <w:lang w:val="en-US"/>
          </w:rPr>
          <w:t xml:space="preserve"> it will always find the</w:t>
        </w:r>
      </w:ins>
      <w:ins w:id="200" w:author="Zachariah McCullough" w:date="2026-10-29T11:30:00Z">
        <w:r w:rsidR="00696C3F">
          <w:rPr>
            <w:lang w:val="en-US"/>
          </w:rPr>
          <w:t xml:space="preserve"> most optimal solution [5,</w:t>
        </w:r>
      </w:ins>
      <w:ins w:id="201" w:author="Zachariah McCullough" w:date="2026-10-29T11:31:00Z">
        <w:r w:rsidR="00696C3F">
          <w:rPr>
            <w:lang w:val="en-US"/>
          </w:rPr>
          <w:t xml:space="preserve"> </w:t>
        </w:r>
      </w:ins>
      <w:ins w:id="202" w:author="Zachariah McCullough" w:date="2026-10-29T11:30:00Z">
        <w:r w:rsidR="00696C3F">
          <w:rPr>
            <w:lang w:val="en-US"/>
          </w:rPr>
          <w:t>10,</w:t>
        </w:r>
      </w:ins>
      <w:ins w:id="203" w:author="Zachariah McCullough" w:date="2026-10-29T11:31:00Z">
        <w:r w:rsidR="00696C3F">
          <w:rPr>
            <w:lang w:val="en-US"/>
          </w:rPr>
          <w:t xml:space="preserve"> </w:t>
        </w:r>
      </w:ins>
      <w:ins w:id="204" w:author="Zachariah McCullough" w:date="2026-10-29T11:30:00Z">
        <w:r w:rsidR="00696C3F">
          <w:rPr>
            <w:lang w:val="en-US"/>
          </w:rPr>
          <w:t>28]</w:t>
        </w:r>
      </w:ins>
      <w:ins w:id="205" w:author="Zachariah McCullough" w:date="2026-10-29T11:31:00Z">
        <w:r w:rsidR="00696C3F">
          <w:rPr>
            <w:lang w:val="en-US"/>
          </w:rPr>
          <w:t xml:space="preserve">. Despite this, it lacks any true sense of direction and its exploration is </w:t>
        </w:r>
      </w:ins>
      <w:ins w:id="206" w:author="Zachariah McCullough" w:date="2026-10-29T11:32:00Z">
        <w:r w:rsidR="00696C3F">
          <w:rPr>
            <w:lang w:val="en-US"/>
          </w:rPr>
          <w:t>isotropic</w:t>
        </w:r>
      </w:ins>
      <w:ins w:id="207" w:author="Zachariah McCullough" w:date="2026-10-29T11:31:00Z">
        <w:r w:rsidR="00696C3F">
          <w:rPr>
            <w:lang w:val="en-US"/>
          </w:rPr>
          <w:t xml:space="preserve"> </w:t>
        </w:r>
      </w:ins>
      <w:ins w:id="208" w:author="Zachariah McCullough" w:date="2026-10-29T11:32:00Z">
        <w:r w:rsidR="00696C3F">
          <w:rPr>
            <w:lang w:val="en-US"/>
          </w:rPr>
          <w:t>in nature [5, 10]</w:t>
        </w:r>
      </w:ins>
      <w:del w:id="209" w:author="Zachariah McCullough" w:date="2026-10-29T11:26:00Z">
        <w:r w:rsidR="009303D9" w:rsidRPr="005B520E" w:rsidDel="00696C3F">
          <w:delText>Define abbreviations and acronyms the first time they are used in the text, even after they have been defined in the abstract. Abbreviations such as IEEE, SI, MKS, CGS, sc, dc, and rms do not have to be defined. Do not use abbreviations in the title or heads unless they are unavoidable.</w:delText>
        </w:r>
      </w:del>
    </w:p>
    <w:p w14:paraId="79C9CBB1" w14:textId="6587094A" w:rsidR="00696C3F" w:rsidRPr="00696C3F" w:rsidRDefault="00696C3F" w:rsidP="00696C3F">
      <w:pPr>
        <w:pStyle w:val="BodyText"/>
        <w:jc w:val="center"/>
        <w:rPr>
          <w:lang w:val="en-US"/>
          <w:rPrChange w:id="210" w:author="Zachariah McCullough" w:date="2026-10-29T11:26:00Z">
            <w:rPr/>
          </w:rPrChange>
        </w:rPr>
        <w:pPrChange w:id="211" w:author="Zachariah McCullough" w:date="2026-10-29T11:32:00Z">
          <w:pPr>
            <w:pStyle w:val="BodyText"/>
          </w:pPr>
        </w:pPrChange>
      </w:pPr>
      <w:ins w:id="212" w:author="Zachariah McCullough" w:date="2026-10-29T11:32:00Z">
        <w:r>
          <w:rPr>
            <w:lang w:val="en-US"/>
          </w:rPr>
          <w:t>(add screenshot)</w:t>
        </w:r>
      </w:ins>
    </w:p>
    <w:p w14:paraId="679761D9" w14:textId="35488973" w:rsidR="009303D9" w:rsidRDefault="000042B8" w:rsidP="00ED0149">
      <w:pPr>
        <w:pStyle w:val="Heading2"/>
      </w:pPr>
      <w:ins w:id="213" w:author="Zachariah McCullough" w:date="2026-10-29T11:04:00Z">
        <w:r>
          <w:t>Uniform Cost Search (U</w:t>
        </w:r>
      </w:ins>
      <w:ins w:id="214" w:author="Zachariah McCullough" w:date="2026-10-29T11:05:00Z">
        <w:r>
          <w:t>CS)</w:t>
        </w:r>
      </w:ins>
      <w:del w:id="215" w:author="Zachariah McCullough" w:date="2026-10-29T11:04:00Z">
        <w:r w:rsidR="009303D9" w:rsidDel="000042B8">
          <w:delText>Units</w:delText>
        </w:r>
      </w:del>
    </w:p>
    <w:p w14:paraId="35919E98" w14:textId="3E7A65AE" w:rsidR="009303D9" w:rsidRDefault="009303D9" w:rsidP="00B835FC">
      <w:pPr>
        <w:pStyle w:val="bulletlist"/>
        <w:numPr>
          <w:ilvl w:val="0"/>
          <w:numId w:val="0"/>
        </w:numPr>
        <w:ind w:start="14.40pt"/>
        <w:rPr>
          <w:ins w:id="216" w:author="Zachariah McCullough" w:date="2026-10-29T11:37:00Z"/>
        </w:rPr>
        <w:pPrChange w:id="217" w:author="Zachariah McCullough" w:date="2026-10-29T12:08:00Z">
          <w:pPr>
            <w:pStyle w:val="bulletlist"/>
            <w:numPr>
              <w:numId w:val="0"/>
            </w:numPr>
            <w:ind w:start="0pt" w:firstLine="0pt"/>
          </w:pPr>
        </w:pPrChange>
      </w:pPr>
      <w:r w:rsidRPr="005B520E">
        <w:t>U</w:t>
      </w:r>
      <w:ins w:id="218" w:author="Zachariah McCullough" w:date="2026-10-29T12:08:00Z">
        <w:r w:rsidR="00B835FC">
          <w:rPr>
            <w:lang w:val="en-US"/>
          </w:rPr>
          <w:t xml:space="preserve">CS shares a similar </w:t>
        </w:r>
      </w:ins>
      <w:ins w:id="219" w:author="Zachariah McCullough" w:date="2026-10-29T12:09:00Z">
        <w:r w:rsidR="00B835FC">
          <w:rPr>
            <w:lang w:val="en-US"/>
          </w:rPr>
          <w:t>traversing properties as BFS</w:t>
        </w:r>
      </w:ins>
      <w:ins w:id="220" w:author="Zachariah McCullough" w:date="2026-10-29T12:10:00Z">
        <w:r w:rsidR="00B835FC">
          <w:rPr>
            <w:lang w:val="en-US"/>
          </w:rPr>
          <w:t xml:space="preserve">, however it is </w:t>
        </w:r>
      </w:ins>
      <w:ins w:id="221" w:author="Zachariah McCullough" w:date="2026-10-29T12:11:00Z">
        <w:r w:rsidR="00B835FC">
          <w:rPr>
            <w:lang w:val="en-US"/>
          </w:rPr>
          <w:t xml:space="preserve">more cost aware for unequally weighted networks [5, 7, 19]. </w:t>
        </w:r>
      </w:ins>
      <w:ins w:id="222" w:author="Zachariah McCullough" w:date="2026-10-29T12:12:00Z">
        <w:r w:rsidR="00B835FC">
          <w:rPr>
            <w:lang w:val="en-US"/>
          </w:rPr>
          <w:t xml:space="preserve">UCS </w:t>
        </w:r>
      </w:ins>
      <w:ins w:id="223" w:author="Zachariah McCullough" w:date="2026-10-29T12:13:00Z">
        <w:r w:rsidR="00B835FC">
          <w:rPr>
            <w:lang w:val="en-US"/>
          </w:rPr>
          <w:t xml:space="preserve">uses a min-priority queue </w:t>
        </w:r>
        <w:r w:rsidR="00B835FC" w:rsidRPr="00B835FC">
          <w:rPr>
            <w:i/>
            <w:lang w:val="en-US"/>
            <w:rPrChange w:id="224" w:author="Zachariah McCullough" w:date="2026-10-29T12:14:00Z">
              <w:rPr>
                <w:lang w:val="en-US"/>
              </w:rPr>
            </w:rPrChange>
          </w:rPr>
          <w:t>(heapq)</w:t>
        </w:r>
        <w:r w:rsidR="00B835FC">
          <w:rPr>
            <w:lang w:val="en-US"/>
          </w:rPr>
          <w:t xml:space="preserve"> and will </w:t>
        </w:r>
      </w:ins>
      <w:ins w:id="225" w:author="Zachariah McCullough" w:date="2026-10-29T12:12:00Z">
        <w:r w:rsidR="00B835FC">
          <w:rPr>
            <w:lang w:val="en-US"/>
          </w:rPr>
          <w:t>always uses the lowest cumulative cost g(n) [1, 7, 19]</w:t>
        </w:r>
      </w:ins>
      <w:del w:id="226" w:author="Zachariah McCullough" w:date="2026-10-29T12:08:00Z">
        <w:r w:rsidRPr="005B520E" w:rsidDel="00B835FC">
          <w:delText xml:space="preserve">se </w:delText>
        </w:r>
        <w:r w:rsidRPr="007F1F99" w:rsidDel="00B835FC">
          <w:delText>either</w:delText>
        </w:r>
        <w:r w:rsidRPr="005B520E" w:rsidDel="00B835FC">
          <w:delText xml:space="preserve"> SI (MKS) or CGS as primary units. (SI units are encouraged.) English units may be used as secondary units (in parentheses). An exception would be the use of English units as identifiers in trade, such as “3.5-inch disk drive”.</w:delText>
        </w:r>
      </w:del>
    </w:p>
    <w:p w14:paraId="1D174095" w14:textId="66878E58" w:rsidR="00B41FE8" w:rsidRPr="00976ADC" w:rsidRDefault="00976ADC" w:rsidP="00B41FE8">
      <w:pPr>
        <w:pStyle w:val="bulletlist"/>
        <w:numPr>
          <w:ilvl w:val="0"/>
          <w:numId w:val="0"/>
        </w:numPr>
        <w:jc w:val="center"/>
        <w:rPr>
          <w:lang w:val="en-US"/>
          <w:rPrChange w:id="227" w:author="Zachariah McCullough" w:date="2026-10-29T11:37:00Z">
            <w:rPr/>
          </w:rPrChange>
        </w:rPr>
        <w:pPrChange w:id="228" w:author="Zachariah McCullough" w:date="2026-10-29T11:37:00Z">
          <w:pPr>
            <w:pStyle w:val="bulletlist"/>
          </w:pPr>
        </w:pPrChange>
      </w:pPr>
      <w:ins w:id="229" w:author="Zachariah McCullough" w:date="2026-10-29T11:37:00Z">
        <w:r>
          <w:rPr>
            <w:lang w:val="en-US"/>
          </w:rPr>
          <w:lastRenderedPageBreak/>
          <w:t>(add sc</w:t>
        </w:r>
      </w:ins>
      <w:ins w:id="230" w:author="Zachariah McCullough" w:date="2026-10-29T11:38:00Z">
        <w:r>
          <w:rPr>
            <w:lang w:val="en-US"/>
          </w:rPr>
          <w:t>reenshot</w:t>
        </w:r>
      </w:ins>
      <w:ins w:id="231" w:author="Zachariah McCullough" w:date="2026-10-29T11:37:00Z">
        <w:r>
          <w:rPr>
            <w:lang w:val="en-US"/>
          </w:rPr>
          <w:t>)</w:t>
        </w:r>
      </w:ins>
    </w:p>
    <w:p w14:paraId="2E7E021D" w14:textId="66CA78E3" w:rsidR="009303D9" w:rsidRPr="005B520E" w:rsidDel="00620091" w:rsidRDefault="009303D9" w:rsidP="000042B8">
      <w:pPr>
        <w:pStyle w:val="bulletlist"/>
        <w:numPr>
          <w:ilvl w:val="0"/>
          <w:numId w:val="0"/>
        </w:numPr>
        <w:rPr>
          <w:del w:id="232" w:author="Zachariah McCullough" w:date="2026-10-29T12:06:00Z"/>
        </w:rPr>
        <w:pPrChange w:id="233" w:author="Zachariah McCullough" w:date="2026-10-29T11:05:00Z">
          <w:pPr>
            <w:pStyle w:val="bulletlist"/>
          </w:pPr>
        </w:pPrChange>
      </w:pPr>
      <w:del w:id="234" w:author="Zachariah McCullough" w:date="2026-10-29T11:05:00Z">
        <w:r w:rsidRPr="005B520E" w:rsidDel="000042B8">
          <w:delText>Avoid combining SI and CGS units, such as current in amperes and magnetic field in oersteds. This often leads to confusion because equations do not balance dimensionally. If you must use mixed units, clearly state the units for each quantity that you use in an equation.</w:delText>
        </w:r>
      </w:del>
    </w:p>
    <w:p w14:paraId="3323E4A8" w14:textId="77777777" w:rsidR="009303D9" w:rsidRPr="005B520E" w:rsidDel="000042B8" w:rsidRDefault="009303D9" w:rsidP="00620091">
      <w:pPr>
        <w:pStyle w:val="bulletlist"/>
        <w:numPr>
          <w:ilvl w:val="0"/>
          <w:numId w:val="0"/>
        </w:numPr>
        <w:rPr>
          <w:del w:id="235" w:author="Zachariah McCullough" w:date="2026-10-29T11:05:00Z"/>
        </w:rPr>
        <w:pPrChange w:id="236" w:author="Zachariah McCullough" w:date="2026-10-29T12:06:00Z">
          <w:pPr>
            <w:pStyle w:val="bulletlist"/>
          </w:pPr>
        </w:pPrChange>
      </w:pPr>
      <w:del w:id="237" w:author="Zachariah McCullough" w:date="2026-10-29T11:05:00Z">
        <w:r w:rsidRPr="005B520E" w:rsidDel="000042B8">
          <w:delText>Do not mix complete spellings and abbreviations of units: “Wb/m2” or “webers per square meter”, not “webers/m2”.  Spell out units when they appear in text: “. . . a few henries”, not “. . . a few H”.</w:delText>
        </w:r>
      </w:del>
    </w:p>
    <w:p w14:paraId="0307DDDF" w14:textId="77777777" w:rsidR="009303D9" w:rsidRPr="005B520E" w:rsidRDefault="009303D9" w:rsidP="000042B8">
      <w:pPr>
        <w:pStyle w:val="bulletlist"/>
        <w:numPr>
          <w:ilvl w:val="0"/>
          <w:numId w:val="0"/>
        </w:numPr>
        <w:ind w:start="28.80pt" w:hanging="14.40pt"/>
        <w:pPrChange w:id="238" w:author="Zachariah McCullough" w:date="2026-10-29T11:05:00Z">
          <w:pPr>
            <w:pStyle w:val="bulletlist"/>
          </w:pPr>
        </w:pPrChange>
      </w:pPr>
      <w:del w:id="239" w:author="Zachariah McCullough" w:date="2026-10-29T11:05:00Z">
        <w:r w:rsidRPr="005B520E" w:rsidDel="000042B8">
          <w:delText xml:space="preserve">Use a zero before decimal points: “0.25”, not “.25”. Use “cm3”, not “cc”. </w:delText>
        </w:r>
        <w:r w:rsidRPr="007C0308" w:rsidDel="000042B8">
          <w:delText>(</w:delText>
        </w:r>
        <w:r w:rsidRPr="00696C3F" w:rsidDel="000042B8">
          <w:rPr>
            <w:i/>
            <w:iCs/>
          </w:rPr>
          <w:delText>bullet list</w:delText>
        </w:r>
        <w:r w:rsidRPr="007C0308" w:rsidDel="000042B8">
          <w:delText>)</w:delText>
        </w:r>
      </w:del>
    </w:p>
    <w:p w14:paraId="5FD76982" w14:textId="1514917C" w:rsidR="009303D9" w:rsidRPr="005B520E" w:rsidRDefault="000042B8" w:rsidP="00ED0149">
      <w:pPr>
        <w:pStyle w:val="Heading2"/>
      </w:pPr>
      <w:ins w:id="240" w:author="Zachariah McCullough" w:date="2026-10-29T11:05:00Z">
        <w:r>
          <w:t>A* Search Algorithm</w:t>
        </w:r>
      </w:ins>
      <w:del w:id="241" w:author="Zachariah McCullough" w:date="2026-10-29T11:05:00Z">
        <w:r w:rsidR="009303D9" w:rsidRPr="005B520E" w:rsidDel="000042B8">
          <w:delText>Equations</w:delText>
        </w:r>
      </w:del>
    </w:p>
    <w:p w14:paraId="65F79497" w14:textId="52B723A4" w:rsidR="009303D9" w:rsidRDefault="000042B8" w:rsidP="00E7596C">
      <w:pPr>
        <w:pStyle w:val="BodyText"/>
        <w:rPr>
          <w:ins w:id="242" w:author="Zachariah McCullough" w:date="2026-10-29T11:07:00Z"/>
          <w:lang w:val="en-US"/>
        </w:rPr>
      </w:pPr>
      <w:ins w:id="243" w:author="Zachariah McCullough" w:date="2026-10-29T11:06:00Z">
        <w:r>
          <w:rPr>
            <w:lang w:val="en-US"/>
          </w:rPr>
          <w:t>A* uses info</w:t>
        </w:r>
      </w:ins>
      <w:ins w:id="244" w:author="Zachariah McCullough" w:date="2026-10-29T11:07:00Z">
        <w:r>
          <w:rPr>
            <w:lang w:val="en-US"/>
          </w:rPr>
          <w:t>rmed guidance to evaluate nodes [5,</w:t>
        </w:r>
      </w:ins>
      <w:ins w:id="245" w:author="Zachariah McCullough" w:date="2026-10-29T12:15:00Z">
        <w:r w:rsidR="00D836E4">
          <w:rPr>
            <w:lang w:val="en-US"/>
          </w:rPr>
          <w:t xml:space="preserve"> </w:t>
        </w:r>
      </w:ins>
      <w:ins w:id="246" w:author="Zachariah McCullough" w:date="2026-10-29T11:07:00Z">
        <w:r>
          <w:rPr>
            <w:lang w:val="en-US"/>
          </w:rPr>
          <w:t>6</w:t>
        </w:r>
      </w:ins>
      <w:ins w:id="247" w:author="Zachariah McCullough" w:date="2026-10-29T12:15:00Z">
        <w:r w:rsidR="00D836E4">
          <w:rPr>
            <w:lang w:val="en-US"/>
          </w:rPr>
          <w:t xml:space="preserve">, </w:t>
        </w:r>
      </w:ins>
      <w:ins w:id="248" w:author="Zachariah McCullough" w:date="2026-10-29T11:07:00Z">
        <w:r>
          <w:rPr>
            <w:lang w:val="en-US"/>
          </w:rPr>
          <w:t xml:space="preserve">7]. </w:t>
        </w:r>
      </w:ins>
      <w:del w:id="249" w:author="Zachariah McCullough" w:date="2026-10-29T11:06:00Z">
        <w:r w:rsidR="009303D9" w:rsidRPr="005B520E" w:rsidDel="000042B8">
          <w:delTex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delText>
        </w:r>
      </w:del>
    </w:p>
    <w:p w14:paraId="6C6A507B" w14:textId="02220E5D" w:rsidR="000042B8" w:rsidRDefault="000042B8" w:rsidP="000042B8">
      <w:pPr>
        <w:pStyle w:val="BodyText"/>
        <w:jc w:val="center"/>
        <w:rPr>
          <w:ins w:id="250" w:author="Zachariah McCullough" w:date="2026-10-29T11:08:00Z"/>
          <w:lang w:val="en-US"/>
        </w:rPr>
      </w:pPr>
      <w:ins w:id="251" w:author="Zachariah McCullough" w:date="2026-10-29T11:07:00Z">
        <w:r>
          <w:rPr>
            <w:lang w:val="en-US"/>
          </w:rPr>
          <w:t>f (n) = g (n) + h (n)</w:t>
        </w:r>
      </w:ins>
    </w:p>
    <w:p w14:paraId="6F8DBD14" w14:textId="0A6B378D" w:rsidR="000042B8" w:rsidRDefault="000042B8" w:rsidP="000042B8">
      <w:pPr>
        <w:pStyle w:val="BodyText"/>
        <w:ind w:firstLine="0pt"/>
        <w:rPr>
          <w:ins w:id="252" w:author="Zachariah McCullough" w:date="2026-10-29T11:08:00Z"/>
          <w:lang w:val="en-US"/>
        </w:rPr>
        <w:pPrChange w:id="253" w:author="Zachariah McCullough" w:date="2026-10-29T11:09:00Z">
          <w:pPr>
            <w:pStyle w:val="BodyText"/>
          </w:pPr>
        </w:pPrChange>
      </w:pPr>
      <w:ins w:id="254" w:author="Zachariah McCullough" w:date="2026-10-29T11:08:00Z">
        <w:r>
          <w:rPr>
            <w:lang w:val="en-US"/>
          </w:rPr>
          <w:t>g (n) = tracks the exact path cost (0,0)</w:t>
        </w:r>
      </w:ins>
    </w:p>
    <w:p w14:paraId="4E3ECDF9" w14:textId="315F81DD" w:rsidR="000042B8" w:rsidRDefault="000042B8" w:rsidP="000042B8">
      <w:pPr>
        <w:pStyle w:val="BodyText"/>
        <w:ind w:firstLine="0pt"/>
        <w:rPr>
          <w:ins w:id="255" w:author="Zachariah McCullough" w:date="2026-10-29T11:09:00Z"/>
          <w:lang w:val="en-US"/>
        </w:rPr>
        <w:pPrChange w:id="256" w:author="Zachariah McCullough" w:date="2026-10-29T11:09:00Z">
          <w:pPr>
            <w:pStyle w:val="BodyText"/>
          </w:pPr>
        </w:pPrChange>
      </w:pPr>
      <w:ins w:id="257" w:author="Zachariah McCullough" w:date="2026-10-29T11:08:00Z">
        <w:r>
          <w:rPr>
            <w:lang w:val="en-US"/>
          </w:rPr>
          <w:t xml:space="preserve">h (n) </w:t>
        </w:r>
      </w:ins>
      <w:ins w:id="258" w:author="Zachariah McCullough" w:date="2026-10-29T11:09:00Z">
        <w:r>
          <w:rPr>
            <w:lang w:val="en-US"/>
          </w:rPr>
          <w:t>– remaining cost of the goal [5,</w:t>
        </w:r>
      </w:ins>
      <w:ins w:id="259" w:author="Zachariah McCullough" w:date="2026-10-29T12:15:00Z">
        <w:r w:rsidR="00D836E4">
          <w:rPr>
            <w:lang w:val="en-US"/>
          </w:rPr>
          <w:t xml:space="preserve"> </w:t>
        </w:r>
      </w:ins>
      <w:ins w:id="260" w:author="Zachariah McCullough" w:date="2026-10-29T11:09:00Z">
        <w:r>
          <w:rPr>
            <w:lang w:val="en-US"/>
          </w:rPr>
          <w:t>6,</w:t>
        </w:r>
      </w:ins>
      <w:ins w:id="261" w:author="Zachariah McCullough" w:date="2026-10-29T12:15:00Z">
        <w:r w:rsidR="00D836E4">
          <w:rPr>
            <w:lang w:val="en-US"/>
          </w:rPr>
          <w:t xml:space="preserve"> </w:t>
        </w:r>
      </w:ins>
      <w:ins w:id="262" w:author="Zachariah McCullough" w:date="2026-10-29T11:09:00Z">
        <w:r>
          <w:rPr>
            <w:lang w:val="en-US"/>
          </w:rPr>
          <w:t>11]</w:t>
        </w:r>
      </w:ins>
    </w:p>
    <w:p w14:paraId="290B119B" w14:textId="34CAF98E" w:rsidR="000042B8" w:rsidRDefault="000042B8" w:rsidP="000042B8">
      <w:pPr>
        <w:pStyle w:val="BodyText"/>
        <w:ind w:firstLine="0pt"/>
        <w:rPr>
          <w:ins w:id="263" w:author="Zachariah McCullough" w:date="2026-10-29T11:10:00Z"/>
          <w:lang w:val="en-US"/>
        </w:rPr>
      </w:pPr>
      <w:ins w:id="264" w:author="Zachariah McCullough" w:date="2026-10-29T11:09:00Z">
        <w:r>
          <w:rPr>
            <w:lang w:val="en-US"/>
          </w:rPr>
          <w:t xml:space="preserve">Two </w:t>
        </w:r>
      </w:ins>
      <w:ins w:id="265" w:author="Zachariah McCullough" w:date="2026-10-29T11:10:00Z">
        <w:r>
          <w:rPr>
            <w:lang w:val="en-US"/>
          </w:rPr>
          <w:t>different heuristics approaches are used in the code to evaluate distance [5,</w:t>
        </w:r>
      </w:ins>
      <w:ins w:id="266" w:author="Zachariah McCullough" w:date="2026-10-29T12:15:00Z">
        <w:r w:rsidR="00D836E4">
          <w:rPr>
            <w:lang w:val="en-US"/>
          </w:rPr>
          <w:t xml:space="preserve"> </w:t>
        </w:r>
      </w:ins>
      <w:ins w:id="267" w:author="Zachariah McCullough" w:date="2026-10-29T11:10:00Z">
        <w:r>
          <w:rPr>
            <w:lang w:val="en-US"/>
          </w:rPr>
          <w:t>11,</w:t>
        </w:r>
      </w:ins>
      <w:ins w:id="268" w:author="Zachariah McCullough" w:date="2026-10-29T12:15:00Z">
        <w:r w:rsidR="00D836E4">
          <w:rPr>
            <w:lang w:val="en-US"/>
          </w:rPr>
          <w:t xml:space="preserve"> </w:t>
        </w:r>
      </w:ins>
      <w:ins w:id="269" w:author="Zachariah McCullough" w:date="2026-10-29T11:10:00Z">
        <w:r>
          <w:rPr>
            <w:lang w:val="en-US"/>
          </w:rPr>
          <w:t>33]</w:t>
        </w:r>
      </w:ins>
    </w:p>
    <w:p w14:paraId="3276D6C2" w14:textId="7EAE9127" w:rsidR="000042B8" w:rsidRDefault="006D781F" w:rsidP="006D781F">
      <w:pPr>
        <w:pStyle w:val="BodyText"/>
        <w:numPr>
          <w:ilvl w:val="0"/>
          <w:numId w:val="28"/>
        </w:numPr>
        <w:rPr>
          <w:ins w:id="270" w:author="Zachariah McCullough" w:date="2026-10-29T11:18:00Z"/>
          <w:lang w:val="en-US"/>
        </w:rPr>
      </w:pPr>
      <w:ins w:id="271" w:author="Zachariah McCullough" w:date="2026-10-29T11:16:00Z">
        <w:r>
          <w:rPr>
            <w:lang w:val="en-US"/>
          </w:rPr>
          <w:t>Manhattan Distance: The model is bound by four movements (Left, Right</w:t>
        </w:r>
      </w:ins>
      <w:ins w:id="272" w:author="Zachariah McCullough" w:date="2026-10-29T11:17:00Z">
        <w:r>
          <w:rPr>
            <w:lang w:val="en-US"/>
          </w:rPr>
          <w:t>, Up, Down</w:t>
        </w:r>
      </w:ins>
      <w:ins w:id="273" w:author="Zachariah McCullough" w:date="2026-10-29T11:16:00Z">
        <w:r>
          <w:rPr>
            <w:lang w:val="en-US"/>
          </w:rPr>
          <w:t>)</w:t>
        </w:r>
      </w:ins>
      <w:ins w:id="274" w:author="Zachariah McCullough" w:date="2026-10-29T11:17:00Z">
        <w:r>
          <w:rPr>
            <w:lang w:val="en-US"/>
          </w:rPr>
          <w:t xml:space="preserve">. Because of this the exact distance is never over / overestimated. </w:t>
        </w:r>
      </w:ins>
      <w:ins w:id="275" w:author="Zachariah McCullough" w:date="2026-10-29T11:18:00Z">
        <w:r>
          <w:rPr>
            <w:lang w:val="en-US"/>
          </w:rPr>
          <w:t>It is optimal and consistent [11, 29]</w:t>
        </w:r>
      </w:ins>
    </w:p>
    <w:p w14:paraId="0A038034" w14:textId="0D12C911" w:rsidR="006D781F" w:rsidRDefault="006D781F" w:rsidP="006D781F">
      <w:pPr>
        <w:pStyle w:val="BodyText"/>
        <w:numPr>
          <w:ilvl w:val="0"/>
          <w:numId w:val="28"/>
        </w:numPr>
        <w:rPr>
          <w:ins w:id="276" w:author="Zachariah McCullough" w:date="2026-10-29T11:22:00Z"/>
          <w:lang w:val="en-US"/>
        </w:rPr>
      </w:pPr>
      <w:ins w:id="277" w:author="Zachariah McCullough" w:date="2026-10-29T11:18:00Z">
        <w:r>
          <w:rPr>
            <w:lang w:val="en-US"/>
          </w:rPr>
          <w:t>Euclidean</w:t>
        </w:r>
      </w:ins>
      <w:ins w:id="278" w:author="Zachariah McCullough" w:date="2026-10-29T11:19:00Z">
        <w:r>
          <w:rPr>
            <w:lang w:val="en-US"/>
          </w:rPr>
          <w:t xml:space="preserve"> Distance: </w:t>
        </w:r>
      </w:ins>
      <w:ins w:id="279" w:author="Zachariah McCullough" w:date="2026-10-29T11:21:00Z">
        <w:r>
          <w:rPr>
            <w:lang w:val="en-US"/>
          </w:rPr>
          <w:t xml:space="preserve">This ignores </w:t>
        </w:r>
      </w:ins>
      <w:ins w:id="280" w:author="Zachariah McCullough" w:date="2026-10-29T11:22:00Z">
        <w:r>
          <w:rPr>
            <w:lang w:val="en-US"/>
          </w:rPr>
          <w:t>obstacles</w:t>
        </w:r>
      </w:ins>
      <w:ins w:id="281" w:author="Zachariah McCullough" w:date="2026-10-29T11:21:00Z">
        <w:r>
          <w:rPr>
            <w:lang w:val="en-US"/>
          </w:rPr>
          <w:t xml:space="preserve">, will always under-estimate cost and will force A* to search through nodes </w:t>
        </w:r>
      </w:ins>
      <w:ins w:id="282" w:author="Zachariah McCullough" w:date="2026-10-29T11:22:00Z">
        <w:r>
          <w:rPr>
            <w:lang w:val="en-US"/>
          </w:rPr>
          <w:t>unnecessarily</w:t>
        </w:r>
      </w:ins>
      <w:ins w:id="283" w:author="Zachariah McCullough" w:date="2026-10-29T11:21:00Z">
        <w:r>
          <w:rPr>
            <w:lang w:val="en-US"/>
          </w:rPr>
          <w:t xml:space="preserve"> [3</w:t>
        </w:r>
      </w:ins>
      <w:ins w:id="284" w:author="Zachariah McCullough" w:date="2026-10-29T11:22:00Z">
        <w:r>
          <w:rPr>
            <w:lang w:val="en-US"/>
          </w:rPr>
          <w:t>,</w:t>
        </w:r>
      </w:ins>
      <w:ins w:id="285" w:author="Zachariah McCullough" w:date="2026-10-29T12:17:00Z">
        <w:r w:rsidR="005E6F69">
          <w:rPr>
            <w:lang w:val="en-US"/>
          </w:rPr>
          <w:t xml:space="preserve"> </w:t>
        </w:r>
      </w:ins>
      <w:ins w:id="286" w:author="Zachariah McCullough" w:date="2026-10-29T11:22:00Z">
        <w:r>
          <w:rPr>
            <w:lang w:val="en-US"/>
          </w:rPr>
          <w:t>11</w:t>
        </w:r>
      </w:ins>
      <w:ins w:id="287" w:author="Zachariah McCullough" w:date="2026-10-29T11:21:00Z">
        <w:r>
          <w:rPr>
            <w:lang w:val="en-US"/>
          </w:rPr>
          <w:t>]</w:t>
        </w:r>
      </w:ins>
    </w:p>
    <w:p w14:paraId="5D011AFC" w14:textId="2F31E7AD" w:rsidR="006D781F" w:rsidRPr="000042B8" w:rsidRDefault="006D781F" w:rsidP="006D781F">
      <w:pPr>
        <w:pStyle w:val="BodyText"/>
        <w:jc w:val="center"/>
        <w:rPr>
          <w:lang w:val="en-US"/>
          <w:rPrChange w:id="288" w:author="Zachariah McCullough" w:date="2026-10-29T11:07:00Z">
            <w:rPr/>
          </w:rPrChange>
        </w:rPr>
        <w:pPrChange w:id="289" w:author="Zachariah McCullough" w:date="2026-10-29T11:22:00Z">
          <w:pPr>
            <w:pStyle w:val="BodyText"/>
          </w:pPr>
        </w:pPrChange>
      </w:pPr>
      <w:ins w:id="290" w:author="Zachariah McCullough" w:date="2026-10-29T11:22:00Z">
        <w:r>
          <w:rPr>
            <w:lang w:val="en-US"/>
          </w:rPr>
          <w:t>(add screenshot)</w:t>
        </w:r>
      </w:ins>
    </w:p>
    <w:p w14:paraId="660C5911" w14:textId="0880604F" w:rsidR="009303D9" w:rsidRPr="00D7522C" w:rsidDel="000042B8" w:rsidRDefault="009303D9" w:rsidP="00E7596C">
      <w:pPr>
        <w:pStyle w:val="BodyText"/>
        <w:rPr>
          <w:del w:id="291" w:author="Zachariah McCullough" w:date="2026-10-29T11:06:00Z"/>
          <w:lang w:val="en-US"/>
        </w:rPr>
      </w:pPr>
      <w:del w:id="292" w:author="Zachariah McCullough" w:date="2026-10-29T11:06:00Z">
        <w:r w:rsidRPr="005B520E" w:rsidDel="000042B8">
          <w:delTex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delText>
        </w:r>
        <w:r w:rsidR="00D7522C" w:rsidDel="000042B8">
          <w:rPr>
            <w:lang w:val="en-US"/>
          </w:rPr>
          <w:delText>:</w:delText>
        </w:r>
      </w:del>
    </w:p>
    <w:p w14:paraId="02C1D6D1" w14:textId="335E8431" w:rsidR="009303D9" w:rsidRPr="005B520E" w:rsidDel="000042B8" w:rsidRDefault="009303D9" w:rsidP="003A19E2">
      <w:pPr>
        <w:pStyle w:val="equation"/>
        <w:rPr>
          <w:del w:id="293" w:author="Zachariah McCullough" w:date="2026-10-29T11:06:00Z"/>
        </w:rPr>
      </w:pPr>
      <w:del w:id="294" w:author="Zachariah McCullough" w:date="2026-10-29T11:06:00Z">
        <w:r w:rsidRPr="005B520E" w:rsidDel="000042B8">
          <w:tab/>
        </w:r>
        <w:r w:rsidR="008A2C7D" w:rsidRPr="00127EDD" w:rsidDel="000042B8">
          <w:rPr>
            <w:rFonts w:ascii="Times New Roman" w:hAnsi="Times New Roman" w:cs="Times New Roman"/>
            <w:i/>
          </w:rPr>
          <w:delText>a</w:delText>
        </w:r>
        <w:r w:rsidR="008A2C7D" w:rsidRPr="00CB66E6" w:rsidDel="000042B8">
          <w:delText></w:delText>
        </w:r>
        <w:r w:rsidR="008A2C7D" w:rsidRPr="00CB66E6" w:rsidDel="000042B8">
          <w:delText></w:delText>
        </w:r>
        <w:r w:rsidR="008A2C7D" w:rsidRPr="00CB66E6" w:rsidDel="000042B8">
          <w:delText></w:delText>
        </w:r>
        <w:r w:rsidR="008A2C7D" w:rsidRPr="00127EDD" w:rsidDel="000042B8">
          <w:rPr>
            <w:rFonts w:ascii="Times New Roman" w:hAnsi="Times New Roman" w:cs="Times New Roman"/>
            <w:i/>
          </w:rPr>
          <w:delText>b</w:delText>
        </w:r>
        <w:r w:rsidR="008A2C7D" w:rsidRPr="00CB66E6" w:rsidDel="000042B8">
          <w:delText></w:delText>
        </w:r>
        <w:r w:rsidR="008A2C7D" w:rsidRPr="00CB66E6" w:rsidDel="000042B8">
          <w:delText></w:delText>
        </w:r>
        <w:r w:rsidR="008A2C7D" w:rsidRPr="00CB66E6" w:rsidDel="000042B8">
          <w:delText></w:delText>
        </w:r>
        <w:r w:rsidR="008A2C7D" w:rsidRPr="00CB66E6" w:rsidDel="000042B8">
          <w:delText></w:delText>
        </w:r>
        <w:r w:rsidR="008A2C7D" w:rsidDel="000042B8">
          <w:delText></w:delText>
        </w:r>
        <w:r w:rsidR="008A2C7D" w:rsidDel="000042B8">
          <w:tab/>
        </w:r>
        <w:r w:rsidR="008A2C7D" w:rsidRPr="00CB66E6" w:rsidDel="000042B8">
          <w:delText></w:delText>
        </w:r>
        <w:r w:rsidR="008A2C7D" w:rsidRPr="00CB66E6" w:rsidDel="000042B8">
          <w:delText></w:delText>
        </w:r>
        <w:r w:rsidR="008A2C7D" w:rsidRPr="00CB66E6" w:rsidDel="000042B8">
          <w:delText></w:delText>
        </w:r>
      </w:del>
    </w:p>
    <w:p w14:paraId="615ACA25" w14:textId="7444A7A4" w:rsidR="009303D9" w:rsidDel="000042B8" w:rsidRDefault="009303D9" w:rsidP="00E7596C">
      <w:pPr>
        <w:pStyle w:val="BodyText"/>
        <w:rPr>
          <w:del w:id="295" w:author="Zachariah McCullough" w:date="2026-10-29T11:06:00Z"/>
        </w:rPr>
      </w:pPr>
      <w:del w:id="296" w:author="Zachariah McCullough" w:date="2026-10-29T11:06:00Z">
        <w:r w:rsidDel="000042B8">
          <w:delText>Note that the equation is centered using a center tab stop. Be sure that the symbols in your equation have been defined before or immediately following the equation. Use “(1)”, not “Eq. (1)” or “equation (1)”, except at the beginning of a sentence: “Equation (1) is . . .”</w:delText>
        </w:r>
      </w:del>
    </w:p>
    <w:p w14:paraId="7309CC73" w14:textId="19EFDD35" w:rsidR="009303D9" w:rsidDel="000042B8" w:rsidRDefault="009303D9" w:rsidP="00ED0149">
      <w:pPr>
        <w:pStyle w:val="Heading2"/>
        <w:rPr>
          <w:del w:id="297" w:author="Zachariah McCullough" w:date="2026-10-29T11:06:00Z"/>
        </w:rPr>
      </w:pPr>
      <w:del w:id="298" w:author="Zachariah McCullough" w:date="2026-10-29T11:06:00Z">
        <w:r w:rsidDel="000042B8">
          <w:delText>Some Common Mistakes</w:delText>
        </w:r>
      </w:del>
    </w:p>
    <w:p w14:paraId="59F554E8" w14:textId="19A61AF1" w:rsidR="009303D9" w:rsidRPr="005B520E" w:rsidDel="000042B8" w:rsidRDefault="009303D9" w:rsidP="00E7596C">
      <w:pPr>
        <w:pStyle w:val="bulletlist"/>
        <w:rPr>
          <w:del w:id="299" w:author="Zachariah McCullough" w:date="2026-10-29T11:06:00Z"/>
        </w:rPr>
      </w:pPr>
      <w:del w:id="300" w:author="Zachariah McCullough" w:date="2026-10-29T11:06:00Z">
        <w:r w:rsidRPr="005B520E" w:rsidDel="000042B8">
          <w:delText>The word “data” is plural, not singular.</w:delText>
        </w:r>
      </w:del>
    </w:p>
    <w:p w14:paraId="33C72F4F" w14:textId="5E8D935D" w:rsidR="009303D9" w:rsidRPr="005B520E" w:rsidDel="000042B8" w:rsidRDefault="009303D9" w:rsidP="00E7596C">
      <w:pPr>
        <w:pStyle w:val="bulletlist"/>
        <w:rPr>
          <w:del w:id="301" w:author="Zachariah McCullough" w:date="2026-10-29T11:06:00Z"/>
        </w:rPr>
      </w:pPr>
      <w:del w:id="302" w:author="Zachariah McCullough" w:date="2026-10-29T11:06:00Z">
        <w:r w:rsidRPr="005B520E" w:rsidDel="000042B8">
          <w:delText xml:space="preserve">The subscript for the permeability of vacuum </w:delText>
        </w:r>
        <w:r w:rsidDel="000042B8">
          <w:rPr>
            <w:rFonts w:ascii="Symbol" w:hAnsi="Symbol" w:cs="Symbol"/>
            <w:i/>
            <w:iCs/>
            <w:snapToGrid w:val="0"/>
          </w:rPr>
          <w:delText></w:delText>
        </w:r>
        <w:r w:rsidDel="000042B8">
          <w:rPr>
            <w:vertAlign w:val="subscript"/>
          </w:rPr>
          <w:delText>0</w:delText>
        </w:r>
        <w:r w:rsidRPr="005B520E" w:rsidDel="000042B8">
          <w:delText>, and other common scientific constants, is zero with subscript formatting, not a lowercase letter “o”.</w:delText>
        </w:r>
      </w:del>
    </w:p>
    <w:p w14:paraId="7B6EBA2B" w14:textId="6F7185F5" w:rsidR="009303D9" w:rsidRPr="005B520E" w:rsidDel="000042B8" w:rsidRDefault="009303D9" w:rsidP="00E7596C">
      <w:pPr>
        <w:pStyle w:val="bulletlist"/>
        <w:rPr>
          <w:del w:id="303" w:author="Zachariah McCullough" w:date="2026-10-29T11:06:00Z"/>
        </w:rPr>
      </w:pPr>
      <w:del w:id="304" w:author="Zachariah McCullough" w:date="2026-10-29T11:06:00Z">
        <w:r w:rsidRPr="005B520E" w:rsidDel="000042B8">
          <w:delText xml:space="preserve">In American </w:delText>
        </w:r>
        <w:r w:rsidR="002850E3" w:rsidDel="000042B8">
          <w:delText>English, commas, semi</w:delText>
        </w:r>
        <w:r w:rsidRPr="005B520E" w:rsidDel="000042B8">
          <w:delTex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delText>
        </w:r>
      </w:del>
    </w:p>
    <w:p w14:paraId="61E906F8" w14:textId="5730E38D" w:rsidR="009303D9" w:rsidRPr="005B520E" w:rsidDel="000042B8" w:rsidRDefault="009303D9" w:rsidP="00E7596C">
      <w:pPr>
        <w:pStyle w:val="bulletlist"/>
        <w:rPr>
          <w:del w:id="305" w:author="Zachariah McCullough" w:date="2026-10-29T11:06:00Z"/>
        </w:rPr>
      </w:pPr>
      <w:del w:id="306" w:author="Zachariah McCullough" w:date="2026-10-29T11:06:00Z">
        <w:r w:rsidRPr="005B520E" w:rsidDel="000042B8">
          <w:delText>A graph within a graph is an “inset”, not an “insert”. The word alternatively is preferred to the word “alternately” (unless you really mean something that alternates).</w:delText>
        </w:r>
      </w:del>
    </w:p>
    <w:p w14:paraId="43BD41F8" w14:textId="6B7D432A" w:rsidR="009303D9" w:rsidRPr="005B520E" w:rsidDel="000042B8" w:rsidRDefault="009303D9" w:rsidP="00E7596C">
      <w:pPr>
        <w:pStyle w:val="bulletlist"/>
        <w:rPr>
          <w:del w:id="307" w:author="Zachariah McCullough" w:date="2026-10-29T11:06:00Z"/>
        </w:rPr>
      </w:pPr>
      <w:del w:id="308" w:author="Zachariah McCullough" w:date="2026-10-29T11:06:00Z">
        <w:r w:rsidRPr="005B520E" w:rsidDel="000042B8">
          <w:delText>Do not use the word “essentially” to mean “approximately” or “effectively”.</w:delText>
        </w:r>
      </w:del>
    </w:p>
    <w:p w14:paraId="4E9893D2" w14:textId="6FE0EDF6" w:rsidR="009303D9" w:rsidRPr="005B520E" w:rsidDel="000042B8" w:rsidRDefault="009303D9" w:rsidP="00E7596C">
      <w:pPr>
        <w:pStyle w:val="bulletlist"/>
        <w:rPr>
          <w:del w:id="309" w:author="Zachariah McCullough" w:date="2026-10-29T11:06:00Z"/>
        </w:rPr>
      </w:pPr>
      <w:del w:id="310" w:author="Zachariah McCullough" w:date="2026-10-29T11:06:00Z">
        <w:r w:rsidRPr="005B520E" w:rsidDel="000042B8">
          <w:delText>In your paper title, if the words “that uses” can accurately replace the word “using”, capitalize the “u”; if not, keep using lower-cased.</w:delText>
        </w:r>
      </w:del>
    </w:p>
    <w:p w14:paraId="4E6BB921" w14:textId="1A7369E1" w:rsidR="009303D9" w:rsidRPr="005B520E" w:rsidDel="000042B8" w:rsidRDefault="009303D9" w:rsidP="00E7596C">
      <w:pPr>
        <w:pStyle w:val="bulletlist"/>
        <w:rPr>
          <w:del w:id="311" w:author="Zachariah McCullough" w:date="2026-10-29T11:06:00Z"/>
        </w:rPr>
      </w:pPr>
      <w:del w:id="312" w:author="Zachariah McCullough" w:date="2026-10-29T11:06:00Z">
        <w:r w:rsidRPr="005B520E" w:rsidDel="000042B8">
          <w:delText>Be aware of the different meanings of the homophones “affect” and “effect”, “complement” and “compliment”, “discreet” and “discrete”, “principal” and “principle”.</w:delText>
        </w:r>
      </w:del>
    </w:p>
    <w:p w14:paraId="15A9F8AA" w14:textId="64207482" w:rsidR="009303D9" w:rsidRPr="005B520E" w:rsidDel="000042B8" w:rsidRDefault="009303D9" w:rsidP="00E7596C">
      <w:pPr>
        <w:pStyle w:val="bulletlist"/>
        <w:rPr>
          <w:del w:id="313" w:author="Zachariah McCullough" w:date="2026-10-29T11:06:00Z"/>
        </w:rPr>
      </w:pPr>
      <w:del w:id="314" w:author="Zachariah McCullough" w:date="2026-10-29T11:06:00Z">
        <w:r w:rsidRPr="005B520E" w:rsidDel="000042B8">
          <w:delText>Do not confuse “imply” and “infer”.</w:delText>
        </w:r>
      </w:del>
    </w:p>
    <w:p w14:paraId="34B544C9" w14:textId="65D56171" w:rsidR="009303D9" w:rsidRPr="005B520E" w:rsidDel="000042B8" w:rsidRDefault="009303D9" w:rsidP="00E7596C">
      <w:pPr>
        <w:pStyle w:val="bulletlist"/>
        <w:rPr>
          <w:del w:id="315" w:author="Zachariah McCullough" w:date="2026-10-29T11:06:00Z"/>
        </w:rPr>
      </w:pPr>
      <w:del w:id="316" w:author="Zachariah McCullough" w:date="2026-10-29T11:06:00Z">
        <w:r w:rsidRPr="005B520E" w:rsidDel="000042B8">
          <w:delText>The prefix “non” is not a word; it should be joined to the word it modifies, usually without a hyphen.</w:delText>
        </w:r>
      </w:del>
    </w:p>
    <w:p w14:paraId="291CA13F" w14:textId="42518E64" w:rsidR="009303D9" w:rsidRPr="005B520E" w:rsidDel="000042B8" w:rsidRDefault="009303D9" w:rsidP="00E7596C">
      <w:pPr>
        <w:pStyle w:val="bulletlist"/>
        <w:rPr>
          <w:del w:id="317" w:author="Zachariah McCullough" w:date="2026-10-29T11:06:00Z"/>
        </w:rPr>
      </w:pPr>
      <w:del w:id="318" w:author="Zachariah McCullough" w:date="2026-10-29T11:06:00Z">
        <w:r w:rsidRPr="005B520E" w:rsidDel="000042B8">
          <w:delText>There is no period after the “et” in the Latin abbreviation “et al.”.</w:delText>
        </w:r>
      </w:del>
    </w:p>
    <w:p w14:paraId="4A62B9A4" w14:textId="385A65E9" w:rsidR="009303D9" w:rsidRPr="005B520E" w:rsidDel="000042B8" w:rsidRDefault="009303D9" w:rsidP="00E7596C">
      <w:pPr>
        <w:pStyle w:val="bulletlist"/>
        <w:rPr>
          <w:del w:id="319" w:author="Zachariah McCullough" w:date="2026-10-29T11:06:00Z"/>
        </w:rPr>
      </w:pPr>
      <w:del w:id="320" w:author="Zachariah McCullough" w:date="2026-10-29T11:06:00Z">
        <w:r w:rsidRPr="005B520E" w:rsidDel="000042B8">
          <w:delText>The abbreviation “i.e.” means “that is”, and the abbreviation “e.g.” means “for example”.</w:delText>
        </w:r>
      </w:del>
    </w:p>
    <w:p w14:paraId="4878948E" w14:textId="666726E2" w:rsidR="009303D9" w:rsidRPr="005B520E" w:rsidDel="000042B8" w:rsidRDefault="009303D9" w:rsidP="00E7596C">
      <w:pPr>
        <w:pStyle w:val="BodyText"/>
        <w:rPr>
          <w:del w:id="321" w:author="Zachariah McCullough" w:date="2026-10-29T11:06:00Z"/>
        </w:rPr>
      </w:pPr>
      <w:del w:id="322" w:author="Zachariah McCullough" w:date="2026-10-29T11:06:00Z">
        <w:r w:rsidRPr="005B520E" w:rsidDel="000042B8">
          <w:delText>An excellent style manual for science writers is [7].</w:delText>
        </w:r>
      </w:del>
    </w:p>
    <w:p w14:paraId="54E7EC78" w14:textId="7ED3770B" w:rsidR="009303D9" w:rsidRDefault="00B63DCB" w:rsidP="006B6B66">
      <w:pPr>
        <w:pStyle w:val="Heading1"/>
      </w:pPr>
      <w:ins w:id="323" w:author="Zachariah McCullough" w:date="2026-10-29T12:23:00Z">
        <w:r>
          <w:t>visualization and executive framework</w:t>
        </w:r>
      </w:ins>
      <w:del w:id="324" w:author="Zachariah McCullough" w:date="2026-10-29T12:23:00Z">
        <w:r w:rsidR="009303D9" w:rsidDel="00B63DCB">
          <w:delText xml:space="preserve">Using the </w:delText>
        </w:r>
        <w:r w:rsidR="009303D9" w:rsidRPr="005B520E" w:rsidDel="00B63DCB">
          <w:delText>Template</w:delText>
        </w:r>
      </w:del>
    </w:p>
    <w:p w14:paraId="60678C1C" w14:textId="77777777" w:rsidR="009303D9" w:rsidRPr="006D781F" w:rsidRDefault="009303D9" w:rsidP="00E7596C">
      <w:pPr>
        <w:pStyle w:val="BodyText"/>
        <w:rPr>
          <w:strike/>
          <w:rPrChange w:id="325" w:author="Zachariah McCullough" w:date="2026-10-29T11:23:00Z">
            <w:rPr/>
          </w:rPrChange>
        </w:rPr>
      </w:pPr>
      <w:r w:rsidRPr="006D781F">
        <w:rPr>
          <w:strike/>
          <w:rPrChange w:id="326" w:author="Zachariah McCullough" w:date="2026-10-29T11:23:00Z">
            <w:rPr/>
          </w:rPrChange>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Pr="006D781F" w:rsidRDefault="009303D9" w:rsidP="00ED0149">
      <w:pPr>
        <w:pStyle w:val="Heading2"/>
        <w:rPr>
          <w:strike/>
          <w:rPrChange w:id="327" w:author="Zachariah McCullough" w:date="2026-10-29T11:23:00Z">
            <w:rPr/>
          </w:rPrChange>
        </w:rPr>
      </w:pPr>
      <w:r w:rsidRPr="006D781F">
        <w:rPr>
          <w:strike/>
          <w:rPrChange w:id="328" w:author="Zachariah McCullough" w:date="2026-10-29T11:23:00Z">
            <w:rPr/>
          </w:rPrChange>
        </w:rPr>
        <w:t>Authors and Affiliations</w:t>
      </w:r>
    </w:p>
    <w:p w14:paraId="14CE51CB" w14:textId="77777777" w:rsidR="009303D9" w:rsidRPr="006D781F" w:rsidRDefault="009303D9" w:rsidP="00E7596C">
      <w:pPr>
        <w:pStyle w:val="BodyText"/>
        <w:rPr>
          <w:strike/>
          <w:rPrChange w:id="329" w:author="Zachariah McCullough" w:date="2026-10-29T11:23:00Z">
            <w:rPr/>
          </w:rPrChange>
        </w:rPr>
      </w:pPr>
      <w:r w:rsidRPr="006D781F">
        <w:rPr>
          <w:b/>
          <w:strike/>
          <w:rPrChange w:id="330" w:author="Zachariah McCullough" w:date="2026-10-29T11:23:00Z">
            <w:rPr>
              <w:b/>
            </w:rPr>
          </w:rPrChange>
        </w:rPr>
        <w:t xml:space="preserve">The template is </w:t>
      </w:r>
      <w:r w:rsidR="007D6232" w:rsidRPr="006D781F">
        <w:rPr>
          <w:b/>
          <w:strike/>
          <w:rPrChange w:id="331" w:author="Zachariah McCullough" w:date="2026-10-29T11:23:00Z">
            <w:rPr>
              <w:b/>
            </w:rPr>
          </w:rPrChange>
        </w:rPr>
        <w:t>designed</w:t>
      </w:r>
      <w:r w:rsidR="00D76668" w:rsidRPr="006D781F">
        <w:rPr>
          <w:b/>
          <w:strike/>
          <w:lang w:val="en-US"/>
          <w:rPrChange w:id="332" w:author="Zachariah McCullough" w:date="2026-10-29T11:23:00Z">
            <w:rPr>
              <w:b/>
              <w:lang w:val="en-US"/>
            </w:rPr>
          </w:rPrChange>
        </w:rPr>
        <w:t xml:space="preserve"> for,</w:t>
      </w:r>
      <w:r w:rsidR="007D6232" w:rsidRPr="006D781F">
        <w:rPr>
          <w:b/>
          <w:strike/>
          <w:rPrChange w:id="333" w:author="Zachariah McCullough" w:date="2026-10-29T11:23:00Z">
            <w:rPr>
              <w:b/>
            </w:rPr>
          </w:rPrChange>
        </w:rPr>
        <w:t xml:space="preserve"> but not limited to</w:t>
      </w:r>
      <w:r w:rsidR="00D76668" w:rsidRPr="006D781F">
        <w:rPr>
          <w:b/>
          <w:strike/>
          <w:lang w:val="en-US"/>
          <w:rPrChange w:id="334" w:author="Zachariah McCullough" w:date="2026-10-29T11:23:00Z">
            <w:rPr>
              <w:b/>
              <w:lang w:val="en-US"/>
            </w:rPr>
          </w:rPrChange>
        </w:rPr>
        <w:t>,</w:t>
      </w:r>
      <w:r w:rsidR="00354FCF" w:rsidRPr="006D781F">
        <w:rPr>
          <w:b/>
          <w:strike/>
          <w:lang w:val="en-US"/>
          <w:rPrChange w:id="335" w:author="Zachariah McCullough" w:date="2026-10-29T11:23:00Z">
            <w:rPr>
              <w:b/>
              <w:lang w:val="en-US"/>
            </w:rPr>
          </w:rPrChange>
        </w:rPr>
        <w:t xml:space="preserve"> </w:t>
      </w:r>
      <w:r w:rsidR="002850E3" w:rsidRPr="006D781F">
        <w:rPr>
          <w:b/>
          <w:strike/>
          <w:lang w:val="en-US"/>
          <w:rPrChange w:id="336" w:author="Zachariah McCullough" w:date="2026-10-29T11:23:00Z">
            <w:rPr>
              <w:b/>
              <w:lang w:val="en-US"/>
            </w:rPr>
          </w:rPrChange>
        </w:rPr>
        <w:t>six</w:t>
      </w:r>
      <w:r w:rsidR="00354FCF" w:rsidRPr="006D781F">
        <w:rPr>
          <w:b/>
          <w:strike/>
          <w:lang w:val="en-US"/>
          <w:rPrChange w:id="337" w:author="Zachariah McCullough" w:date="2026-10-29T11:23:00Z">
            <w:rPr>
              <w:b/>
              <w:lang w:val="en-US"/>
            </w:rPr>
          </w:rPrChange>
        </w:rPr>
        <w:t xml:space="preserve"> authors.</w:t>
      </w:r>
      <w:r w:rsidR="00354FCF" w:rsidRPr="006D781F">
        <w:rPr>
          <w:strike/>
          <w:lang w:val="en-US"/>
          <w:rPrChange w:id="338" w:author="Zachariah McCullough" w:date="2026-10-29T11:23:00Z">
            <w:rPr>
              <w:lang w:val="en-US"/>
            </w:rPr>
          </w:rPrChange>
        </w:rPr>
        <w:t xml:space="preserve"> </w:t>
      </w:r>
      <w:r w:rsidR="007D6232" w:rsidRPr="006D781F">
        <w:rPr>
          <w:strike/>
          <w:lang w:val="en-US"/>
          <w:rPrChange w:id="339" w:author="Zachariah McCullough" w:date="2026-10-29T11:23:00Z">
            <w:rPr>
              <w:lang w:val="en-US"/>
            </w:rPr>
          </w:rPrChange>
        </w:rPr>
        <w:t xml:space="preserve">A minimum of one author is required for all conference articles. </w:t>
      </w:r>
      <w:r w:rsidR="00D7522C" w:rsidRPr="006D781F">
        <w:rPr>
          <w:strike/>
          <w:rPrChange w:id="340" w:author="Zachariah McCullough" w:date="2026-10-29T11:23:00Z">
            <w:rPr/>
          </w:rPrChange>
        </w:rPr>
        <w:t>Author names should be listed starting from left to right and then moving down to the next line. This is the author sequence that will be used in future citations and by indexing services. Names should not be listed in columns nor group by affiliation.</w:t>
      </w:r>
      <w:r w:rsidR="002850E3" w:rsidRPr="006D781F">
        <w:rPr>
          <w:strike/>
          <w:lang w:val="en-US"/>
          <w:rPrChange w:id="341" w:author="Zachariah McCullough" w:date="2026-10-29T11:23:00Z">
            <w:rPr>
              <w:lang w:val="en-US"/>
            </w:rPr>
          </w:rPrChange>
        </w:rPr>
        <w:t xml:space="preserve"> </w:t>
      </w:r>
      <w:r w:rsidRPr="006D781F">
        <w:rPr>
          <w:strike/>
          <w:rPrChange w:id="342" w:author="Zachariah McCullough" w:date="2026-10-29T11:23:00Z">
            <w:rPr/>
          </w:rPrChange>
        </w:rPr>
        <w:t>Please keep your affiliations as succinct as possible (for example, do not differentiate among departments of the same organization).</w:t>
      </w:r>
    </w:p>
    <w:p w14:paraId="4A248C85" w14:textId="77777777" w:rsidR="002850E3" w:rsidRPr="006D781F" w:rsidRDefault="002850E3" w:rsidP="00794804">
      <w:pPr>
        <w:pStyle w:val="Heading3"/>
        <w:rPr>
          <w:strike/>
          <w:rPrChange w:id="343" w:author="Zachariah McCullough" w:date="2026-10-29T11:23:00Z">
            <w:rPr/>
          </w:rPrChange>
        </w:rPr>
      </w:pPr>
      <w:r w:rsidRPr="006D781F">
        <w:rPr>
          <w:strike/>
          <w:rPrChange w:id="344" w:author="Zachariah McCullough" w:date="2026-10-29T11:23:00Z">
            <w:rPr/>
          </w:rPrChange>
        </w:rPr>
        <w:t xml:space="preserve">For papers with more than six authors: </w:t>
      </w:r>
      <w:r w:rsidRPr="006D781F">
        <w:rPr>
          <w:i w:val="0"/>
          <w:strike/>
          <w:rPrChange w:id="345" w:author="Zachariah McCullough" w:date="2026-10-29T11:23:00Z">
            <w:rPr>
              <w:i w:val="0"/>
            </w:rPr>
          </w:rPrChange>
        </w:rPr>
        <w:t>Add author names horizontally, moving to a third row if needed for more than 8 authors.</w:t>
      </w:r>
    </w:p>
    <w:p w14:paraId="772FB7DC" w14:textId="77777777" w:rsidR="009303D9" w:rsidRPr="006D781F" w:rsidRDefault="009303D9" w:rsidP="00794804">
      <w:pPr>
        <w:pStyle w:val="Heading3"/>
        <w:rPr>
          <w:strike/>
          <w:rPrChange w:id="346" w:author="Zachariah McCullough" w:date="2026-10-29T11:23:00Z">
            <w:rPr/>
          </w:rPrChange>
        </w:rPr>
      </w:pPr>
      <w:r w:rsidRPr="006D781F">
        <w:rPr>
          <w:strike/>
          <w:rPrChange w:id="347" w:author="Zachariah McCullough" w:date="2026-10-29T11:23:00Z">
            <w:rPr/>
          </w:rPrChange>
        </w:rPr>
        <w:t xml:space="preserve">For </w:t>
      </w:r>
      <w:r w:rsidR="00354FCF" w:rsidRPr="006D781F">
        <w:rPr>
          <w:strike/>
          <w:rPrChange w:id="348" w:author="Zachariah McCullough" w:date="2026-10-29T11:23:00Z">
            <w:rPr/>
          </w:rPrChange>
        </w:rPr>
        <w:t xml:space="preserve">papers with less than </w:t>
      </w:r>
      <w:r w:rsidR="002850E3" w:rsidRPr="006D781F">
        <w:rPr>
          <w:strike/>
          <w:rPrChange w:id="349" w:author="Zachariah McCullough" w:date="2026-10-29T11:23:00Z">
            <w:rPr/>
          </w:rPrChange>
        </w:rPr>
        <w:t>six</w:t>
      </w:r>
      <w:r w:rsidR="00354FCF" w:rsidRPr="006D781F">
        <w:rPr>
          <w:strike/>
          <w:rPrChange w:id="350" w:author="Zachariah McCullough" w:date="2026-10-29T11:23:00Z">
            <w:rPr/>
          </w:rPrChange>
        </w:rPr>
        <w:t xml:space="preserve"> authors</w:t>
      </w:r>
      <w:r w:rsidRPr="006D781F">
        <w:rPr>
          <w:strike/>
          <w:rPrChange w:id="351" w:author="Zachariah McCullough" w:date="2026-10-29T11:23:00Z">
            <w:rPr/>
          </w:rPrChange>
        </w:rPr>
        <w:t xml:space="preserve">: </w:t>
      </w:r>
      <w:r w:rsidRPr="006D781F">
        <w:rPr>
          <w:i w:val="0"/>
          <w:strike/>
          <w:rPrChange w:id="352" w:author="Zachariah McCullough" w:date="2026-10-29T11:23:00Z">
            <w:rPr>
              <w:i w:val="0"/>
            </w:rPr>
          </w:rPrChange>
        </w:rPr>
        <w:t>To change the default, adjust the template as follows.</w:t>
      </w:r>
    </w:p>
    <w:p w14:paraId="7CAD6230" w14:textId="77777777" w:rsidR="009303D9" w:rsidRPr="006D781F" w:rsidRDefault="009303D9" w:rsidP="00794804">
      <w:pPr>
        <w:pStyle w:val="Heading4"/>
        <w:rPr>
          <w:strike/>
          <w:rPrChange w:id="353" w:author="Zachariah McCullough" w:date="2026-10-29T11:23:00Z">
            <w:rPr/>
          </w:rPrChange>
        </w:rPr>
      </w:pPr>
      <w:r w:rsidRPr="006D781F">
        <w:rPr>
          <w:strike/>
          <w:rPrChange w:id="354" w:author="Zachariah McCullough" w:date="2026-10-29T11:23:00Z">
            <w:rPr/>
          </w:rPrChange>
        </w:rPr>
        <w:t xml:space="preserve">Selection: </w:t>
      </w:r>
      <w:r w:rsidRPr="006D781F">
        <w:rPr>
          <w:i w:val="0"/>
          <w:strike/>
          <w:rPrChange w:id="355" w:author="Zachariah McCullough" w:date="2026-10-29T11:23:00Z">
            <w:rPr>
              <w:i w:val="0"/>
            </w:rPr>
          </w:rPrChange>
        </w:rPr>
        <w:t>Highlight all author and affiliation lines.</w:t>
      </w:r>
    </w:p>
    <w:p w14:paraId="229CC19A" w14:textId="77777777" w:rsidR="009303D9" w:rsidRPr="006D781F" w:rsidRDefault="009303D9" w:rsidP="00794804">
      <w:pPr>
        <w:pStyle w:val="Heading4"/>
        <w:rPr>
          <w:strike/>
          <w:rPrChange w:id="356" w:author="Zachariah McCullough" w:date="2026-10-29T11:23:00Z">
            <w:rPr/>
          </w:rPrChange>
        </w:rPr>
      </w:pPr>
      <w:r w:rsidRPr="006D781F">
        <w:rPr>
          <w:strike/>
          <w:rPrChange w:id="357" w:author="Zachariah McCullough" w:date="2026-10-29T11:23:00Z">
            <w:rPr/>
          </w:rPrChange>
        </w:rPr>
        <w:t xml:space="preserve">Change number of columns: </w:t>
      </w:r>
      <w:r w:rsidRPr="006D781F">
        <w:rPr>
          <w:i w:val="0"/>
          <w:strike/>
          <w:rPrChange w:id="358" w:author="Zachariah McCullough" w:date="2026-10-29T11:23:00Z">
            <w:rPr>
              <w:i w:val="0"/>
            </w:rPr>
          </w:rPrChange>
        </w:rPr>
        <w:t xml:space="preserve">Select the Columns icon from the MS Word Standard toolbar and then select </w:t>
      </w:r>
      <w:r w:rsidR="00354FCF" w:rsidRPr="006D781F">
        <w:rPr>
          <w:i w:val="0"/>
          <w:strike/>
          <w:rPrChange w:id="359" w:author="Zachariah McCullough" w:date="2026-10-29T11:23:00Z">
            <w:rPr>
              <w:i w:val="0"/>
            </w:rPr>
          </w:rPrChange>
        </w:rPr>
        <w:t>the correct number of columns</w:t>
      </w:r>
      <w:r w:rsidRPr="006D781F">
        <w:rPr>
          <w:i w:val="0"/>
          <w:strike/>
          <w:rPrChange w:id="360" w:author="Zachariah McCullough" w:date="2026-10-29T11:23:00Z">
            <w:rPr>
              <w:i w:val="0"/>
            </w:rPr>
          </w:rPrChange>
        </w:rPr>
        <w:t xml:space="preserve"> from the selection palette.</w:t>
      </w:r>
    </w:p>
    <w:p w14:paraId="72BBF5A7" w14:textId="77777777" w:rsidR="007D6232" w:rsidRPr="006D781F" w:rsidRDefault="009303D9" w:rsidP="007D6232">
      <w:pPr>
        <w:pStyle w:val="Heading4"/>
        <w:rPr>
          <w:i w:val="0"/>
          <w:strike/>
          <w:rPrChange w:id="361" w:author="Zachariah McCullough" w:date="2026-10-29T11:23:00Z">
            <w:rPr>
              <w:i w:val="0"/>
            </w:rPr>
          </w:rPrChange>
        </w:rPr>
      </w:pPr>
      <w:r w:rsidRPr="006D781F">
        <w:rPr>
          <w:strike/>
          <w:rPrChange w:id="362" w:author="Zachariah McCullough" w:date="2026-10-29T11:23:00Z">
            <w:rPr/>
          </w:rPrChange>
        </w:rPr>
        <w:t xml:space="preserve">Deletion: </w:t>
      </w:r>
      <w:r w:rsidRPr="006D781F">
        <w:rPr>
          <w:i w:val="0"/>
          <w:strike/>
          <w:rPrChange w:id="363" w:author="Zachariah McCullough" w:date="2026-10-29T11:23:00Z">
            <w:rPr>
              <w:i w:val="0"/>
            </w:rPr>
          </w:rPrChange>
        </w:rPr>
        <w:t xml:space="preserve">Delete the author and affiliation lines for the </w:t>
      </w:r>
      <w:r w:rsidR="00354FCF" w:rsidRPr="006D781F">
        <w:rPr>
          <w:i w:val="0"/>
          <w:strike/>
          <w:rPrChange w:id="364" w:author="Zachariah McCullough" w:date="2026-10-29T11:23:00Z">
            <w:rPr>
              <w:i w:val="0"/>
            </w:rPr>
          </w:rPrChange>
        </w:rPr>
        <w:t>extra authors.</w:t>
      </w:r>
    </w:p>
    <w:p w14:paraId="2FCBF72A" w14:textId="77777777" w:rsidR="006F6D3D" w:rsidRPr="006D781F" w:rsidRDefault="006F6D3D" w:rsidP="006F6D3D">
      <w:pPr>
        <w:jc w:val="start"/>
        <w:rPr>
          <w:i/>
          <w:iCs/>
          <w:strike/>
          <w:noProof/>
          <w:rPrChange w:id="365" w:author="Zachariah McCullough" w:date="2026-10-29T11:23:00Z">
            <w:rPr>
              <w:i/>
              <w:iCs/>
              <w:noProof/>
            </w:rPr>
          </w:rPrChange>
        </w:rPr>
      </w:pPr>
    </w:p>
    <w:p w14:paraId="3ED5C486" w14:textId="77777777" w:rsidR="009303D9" w:rsidRPr="006D781F" w:rsidRDefault="009303D9" w:rsidP="00ED0149">
      <w:pPr>
        <w:pStyle w:val="Heading2"/>
        <w:rPr>
          <w:strike/>
          <w:rPrChange w:id="366" w:author="Zachariah McCullough" w:date="2026-10-29T11:23:00Z">
            <w:rPr/>
          </w:rPrChange>
        </w:rPr>
      </w:pPr>
      <w:r w:rsidRPr="006D781F">
        <w:rPr>
          <w:strike/>
          <w:rPrChange w:id="367" w:author="Zachariah McCullough" w:date="2026-10-29T11:23:00Z">
            <w:rPr/>
          </w:rPrChange>
        </w:rPr>
        <w:t>Identify the Headings</w:t>
      </w:r>
    </w:p>
    <w:p w14:paraId="29E12059" w14:textId="77777777" w:rsidR="009303D9" w:rsidRPr="006D781F" w:rsidRDefault="009303D9" w:rsidP="00E7596C">
      <w:pPr>
        <w:pStyle w:val="BodyText"/>
        <w:rPr>
          <w:strike/>
          <w:rPrChange w:id="368" w:author="Zachariah McCullough" w:date="2026-10-29T11:23:00Z">
            <w:rPr/>
          </w:rPrChange>
        </w:rPr>
      </w:pPr>
      <w:r w:rsidRPr="006D781F">
        <w:rPr>
          <w:strike/>
          <w:rPrChange w:id="369" w:author="Zachariah McCullough" w:date="2026-10-29T11:23:00Z">
            <w:rPr/>
          </w:rPrChange>
        </w:rPr>
        <w:t>Headings, or heads, are organizational devices that guide the reader through your paper. There are two types: component heads and text heads.</w:t>
      </w:r>
    </w:p>
    <w:p w14:paraId="3CA2BDBD" w14:textId="77777777" w:rsidR="009303D9" w:rsidRPr="006D781F" w:rsidRDefault="009303D9" w:rsidP="00E7596C">
      <w:pPr>
        <w:pStyle w:val="BodyText"/>
        <w:rPr>
          <w:strike/>
          <w:rPrChange w:id="370" w:author="Zachariah McCullough" w:date="2026-10-29T11:23:00Z">
            <w:rPr/>
          </w:rPrChange>
        </w:rPr>
      </w:pPr>
      <w:r w:rsidRPr="006D781F">
        <w:rPr>
          <w:strike/>
          <w:rPrChange w:id="371" w:author="Zachariah McCullough" w:date="2026-10-29T11:23:00Z">
            <w:rPr/>
          </w:rPrChange>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6D781F" w:rsidRDefault="009303D9" w:rsidP="00E7596C">
      <w:pPr>
        <w:pStyle w:val="BodyText"/>
        <w:rPr>
          <w:strike/>
          <w:rPrChange w:id="372" w:author="Zachariah McCullough" w:date="2026-10-29T11:23:00Z">
            <w:rPr/>
          </w:rPrChange>
        </w:rPr>
      </w:pPr>
      <w:r w:rsidRPr="006D781F">
        <w:rPr>
          <w:strike/>
          <w:rPrChange w:id="373" w:author="Zachariah McCullough" w:date="2026-10-29T11:23:00Z">
            <w:rPr/>
          </w:rPrChange>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Pr="006D781F" w:rsidRDefault="009303D9" w:rsidP="00ED0149">
      <w:pPr>
        <w:pStyle w:val="Heading2"/>
        <w:rPr>
          <w:strike/>
          <w:rPrChange w:id="374" w:author="Zachariah McCullough" w:date="2026-10-29T11:23:00Z">
            <w:rPr/>
          </w:rPrChange>
        </w:rPr>
      </w:pPr>
      <w:r w:rsidRPr="006D781F">
        <w:rPr>
          <w:strike/>
          <w:rPrChange w:id="375" w:author="Zachariah McCullough" w:date="2026-10-29T11:23:00Z">
            <w:rPr/>
          </w:rPrChange>
        </w:rPr>
        <w:t>Figures and Tables</w:t>
      </w:r>
    </w:p>
    <w:p w14:paraId="30EC9A95" w14:textId="77777777" w:rsidR="009303D9" w:rsidRPr="006D781F" w:rsidRDefault="0004781E" w:rsidP="00FA4C32">
      <w:pPr>
        <w:pStyle w:val="Heading4"/>
        <w:rPr>
          <w:strike/>
          <w:rPrChange w:id="376" w:author="Zachariah McCullough" w:date="2026-10-29T11:23:00Z">
            <w:rPr/>
          </w:rPrChange>
        </w:rPr>
      </w:pPr>
      <w:r w:rsidRPr="006D781F">
        <w:rPr>
          <w:strike/>
          <w:rPrChange w:id="377" w:author="Zachariah McCullough" w:date="2026-10-29T11:23:00Z">
            <w:rPr/>
          </w:rPrChange>
        </w:rPr>
        <w:t xml:space="preserve"> </w:t>
      </w:r>
      <w:r w:rsidR="009303D9" w:rsidRPr="006D781F">
        <w:rPr>
          <w:strike/>
          <w:rPrChange w:id="378" w:author="Zachariah McCullough" w:date="2026-10-29T11:23:00Z">
            <w:rPr/>
          </w:rPrChange>
        </w:rPr>
        <w:t xml:space="preserve">Positioning Figures and Tables: </w:t>
      </w:r>
      <w:r w:rsidR="009303D9" w:rsidRPr="006D781F">
        <w:rPr>
          <w:i w:val="0"/>
          <w:strike/>
          <w:rPrChange w:id="379" w:author="Zachariah McCullough" w:date="2026-10-29T11:23:00Z">
            <w:rPr>
              <w:i w:val="0"/>
            </w:rPr>
          </w:rPrChang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6D781F" w:rsidRDefault="009303D9">
      <w:pPr>
        <w:pStyle w:val="tablehead"/>
        <w:rPr>
          <w:strike/>
          <w:rPrChange w:id="380" w:author="Zachariah McCullough" w:date="2026-10-29T11:23:00Z">
            <w:rPr/>
          </w:rPrChange>
        </w:rPr>
      </w:pPr>
      <w:r w:rsidRPr="006D781F">
        <w:rPr>
          <w:strike/>
          <w:rPrChange w:id="381" w:author="Zachariah McCullough" w:date="2026-10-29T11:23:00Z">
            <w:rPr/>
          </w:rPrChange>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6D781F" w14:paraId="1278A9EF" w14:textId="77777777">
        <w:trPr>
          <w:cantSplit/>
          <w:trHeight w:val="240"/>
          <w:tblHeader/>
          <w:jc w:val="center"/>
        </w:trPr>
        <w:tc>
          <w:tcPr>
            <w:tcW w:w="36pt" w:type="dxa"/>
            <w:vMerge w:val="restart"/>
            <w:vAlign w:val="center"/>
          </w:tcPr>
          <w:p w14:paraId="289AB2C2" w14:textId="77777777" w:rsidR="009303D9" w:rsidRPr="006D781F" w:rsidRDefault="009303D9">
            <w:pPr>
              <w:pStyle w:val="tablecolhead"/>
              <w:rPr>
                <w:strike/>
                <w:rPrChange w:id="382" w:author="Zachariah McCullough" w:date="2026-10-29T11:23:00Z">
                  <w:rPr/>
                </w:rPrChange>
              </w:rPr>
            </w:pPr>
            <w:r w:rsidRPr="006D781F">
              <w:rPr>
                <w:strike/>
                <w:rPrChange w:id="383" w:author="Zachariah McCullough" w:date="2026-10-29T11:23:00Z">
                  <w:rPr/>
                </w:rPrChange>
              </w:rPr>
              <w:t>Table Head</w:t>
            </w:r>
          </w:p>
        </w:tc>
        <w:tc>
          <w:tcPr>
            <w:tcW w:w="207pt" w:type="dxa"/>
            <w:gridSpan w:val="3"/>
            <w:vAlign w:val="center"/>
          </w:tcPr>
          <w:p w14:paraId="51C8768C" w14:textId="77777777" w:rsidR="009303D9" w:rsidRPr="006D781F" w:rsidRDefault="009303D9">
            <w:pPr>
              <w:pStyle w:val="tablecolhead"/>
              <w:rPr>
                <w:strike/>
                <w:rPrChange w:id="384" w:author="Zachariah McCullough" w:date="2026-10-29T11:23:00Z">
                  <w:rPr/>
                </w:rPrChange>
              </w:rPr>
            </w:pPr>
            <w:r w:rsidRPr="006D781F">
              <w:rPr>
                <w:strike/>
                <w:rPrChange w:id="385" w:author="Zachariah McCullough" w:date="2026-10-29T11:23:00Z">
                  <w:rPr/>
                </w:rPrChange>
              </w:rPr>
              <w:t>Table Column Head</w:t>
            </w:r>
          </w:p>
        </w:tc>
      </w:tr>
      <w:tr w:rsidR="009303D9" w:rsidRPr="006D781F" w14:paraId="6C4244AA" w14:textId="77777777">
        <w:trPr>
          <w:cantSplit/>
          <w:trHeight w:val="240"/>
          <w:tblHeader/>
          <w:jc w:val="center"/>
        </w:trPr>
        <w:tc>
          <w:tcPr>
            <w:tcW w:w="36pt" w:type="dxa"/>
            <w:vMerge/>
          </w:tcPr>
          <w:p w14:paraId="3A1BFDD5" w14:textId="77777777" w:rsidR="009303D9" w:rsidRPr="006D781F" w:rsidRDefault="009303D9">
            <w:pPr>
              <w:rPr>
                <w:strike/>
                <w:sz w:val="16"/>
                <w:szCs w:val="16"/>
                <w:rPrChange w:id="386" w:author="Zachariah McCullough" w:date="2026-10-29T11:23:00Z">
                  <w:rPr>
                    <w:sz w:val="16"/>
                    <w:szCs w:val="16"/>
                  </w:rPr>
                </w:rPrChange>
              </w:rPr>
            </w:pPr>
          </w:p>
        </w:tc>
        <w:tc>
          <w:tcPr>
            <w:tcW w:w="117pt" w:type="dxa"/>
            <w:vAlign w:val="center"/>
          </w:tcPr>
          <w:p w14:paraId="5EE59D35" w14:textId="77777777" w:rsidR="009303D9" w:rsidRPr="006D781F" w:rsidRDefault="009303D9">
            <w:pPr>
              <w:pStyle w:val="tablecolsubhead"/>
              <w:rPr>
                <w:strike/>
                <w:rPrChange w:id="387" w:author="Zachariah McCullough" w:date="2026-10-29T11:23:00Z">
                  <w:rPr/>
                </w:rPrChange>
              </w:rPr>
            </w:pPr>
            <w:r w:rsidRPr="006D781F">
              <w:rPr>
                <w:strike/>
                <w:rPrChange w:id="388" w:author="Zachariah McCullough" w:date="2026-10-29T11:23:00Z">
                  <w:rPr/>
                </w:rPrChange>
              </w:rPr>
              <w:t>Table column subhead</w:t>
            </w:r>
          </w:p>
        </w:tc>
        <w:tc>
          <w:tcPr>
            <w:tcW w:w="45pt" w:type="dxa"/>
            <w:vAlign w:val="center"/>
          </w:tcPr>
          <w:p w14:paraId="29CCE960" w14:textId="77777777" w:rsidR="009303D9" w:rsidRPr="006D781F" w:rsidRDefault="009303D9">
            <w:pPr>
              <w:pStyle w:val="tablecolsubhead"/>
              <w:rPr>
                <w:strike/>
                <w:rPrChange w:id="389" w:author="Zachariah McCullough" w:date="2026-10-29T11:23:00Z">
                  <w:rPr/>
                </w:rPrChange>
              </w:rPr>
            </w:pPr>
            <w:r w:rsidRPr="006D781F">
              <w:rPr>
                <w:strike/>
                <w:rPrChange w:id="390" w:author="Zachariah McCullough" w:date="2026-10-29T11:23:00Z">
                  <w:rPr/>
                </w:rPrChange>
              </w:rPr>
              <w:t>Subhead</w:t>
            </w:r>
          </w:p>
        </w:tc>
        <w:tc>
          <w:tcPr>
            <w:tcW w:w="45pt" w:type="dxa"/>
            <w:vAlign w:val="center"/>
          </w:tcPr>
          <w:p w14:paraId="3521C9AA" w14:textId="77777777" w:rsidR="009303D9" w:rsidRPr="006D781F" w:rsidRDefault="009303D9">
            <w:pPr>
              <w:pStyle w:val="tablecolsubhead"/>
              <w:rPr>
                <w:strike/>
                <w:rPrChange w:id="391" w:author="Zachariah McCullough" w:date="2026-10-29T11:23:00Z">
                  <w:rPr/>
                </w:rPrChange>
              </w:rPr>
            </w:pPr>
            <w:r w:rsidRPr="006D781F">
              <w:rPr>
                <w:strike/>
                <w:rPrChange w:id="392" w:author="Zachariah McCullough" w:date="2026-10-29T11:23:00Z">
                  <w:rPr/>
                </w:rPrChange>
              </w:rPr>
              <w:t>Subhead</w:t>
            </w:r>
          </w:p>
        </w:tc>
      </w:tr>
      <w:tr w:rsidR="009303D9" w:rsidRPr="006D781F" w14:paraId="2694D18A" w14:textId="77777777">
        <w:trPr>
          <w:trHeight w:val="320"/>
          <w:jc w:val="center"/>
        </w:trPr>
        <w:tc>
          <w:tcPr>
            <w:tcW w:w="36pt" w:type="dxa"/>
            <w:vAlign w:val="center"/>
          </w:tcPr>
          <w:p w14:paraId="455119A8" w14:textId="77777777" w:rsidR="009303D9" w:rsidRPr="006D781F" w:rsidRDefault="009303D9">
            <w:pPr>
              <w:pStyle w:val="tablecopy"/>
              <w:rPr>
                <w:strike/>
                <w:sz w:val="8"/>
                <w:szCs w:val="8"/>
                <w:rPrChange w:id="393" w:author="Zachariah McCullough" w:date="2026-10-29T11:23:00Z">
                  <w:rPr>
                    <w:sz w:val="8"/>
                    <w:szCs w:val="8"/>
                  </w:rPr>
                </w:rPrChange>
              </w:rPr>
            </w:pPr>
            <w:r w:rsidRPr="006D781F">
              <w:rPr>
                <w:strike/>
                <w:rPrChange w:id="394" w:author="Zachariah McCullough" w:date="2026-10-29T11:23:00Z">
                  <w:rPr/>
                </w:rPrChange>
              </w:rPr>
              <w:t>copy</w:t>
            </w:r>
          </w:p>
        </w:tc>
        <w:tc>
          <w:tcPr>
            <w:tcW w:w="117pt" w:type="dxa"/>
            <w:vAlign w:val="center"/>
          </w:tcPr>
          <w:p w14:paraId="53520B16" w14:textId="77777777" w:rsidR="009303D9" w:rsidRPr="006D781F" w:rsidRDefault="009303D9">
            <w:pPr>
              <w:pStyle w:val="tablecopy"/>
              <w:rPr>
                <w:strike/>
                <w:rPrChange w:id="395" w:author="Zachariah McCullough" w:date="2026-10-29T11:23:00Z">
                  <w:rPr/>
                </w:rPrChange>
              </w:rPr>
            </w:pPr>
            <w:r w:rsidRPr="006D781F">
              <w:rPr>
                <w:strike/>
                <w:rPrChange w:id="396" w:author="Zachariah McCullough" w:date="2026-10-29T11:23:00Z">
                  <w:rPr/>
                </w:rPrChange>
              </w:rPr>
              <w:t>More table copy</w:t>
            </w:r>
            <w:r w:rsidRPr="006D781F">
              <w:rPr>
                <w:strike/>
                <w:vertAlign w:val="superscript"/>
                <w:rPrChange w:id="397" w:author="Zachariah McCullough" w:date="2026-10-29T11:23:00Z">
                  <w:rPr>
                    <w:vertAlign w:val="superscript"/>
                  </w:rPr>
                </w:rPrChange>
              </w:rPr>
              <w:t>a</w:t>
            </w:r>
          </w:p>
        </w:tc>
        <w:tc>
          <w:tcPr>
            <w:tcW w:w="45pt" w:type="dxa"/>
            <w:vAlign w:val="center"/>
          </w:tcPr>
          <w:p w14:paraId="0D8028A8" w14:textId="77777777" w:rsidR="009303D9" w:rsidRPr="006D781F" w:rsidRDefault="009303D9">
            <w:pPr>
              <w:rPr>
                <w:strike/>
                <w:sz w:val="16"/>
                <w:szCs w:val="16"/>
                <w:rPrChange w:id="398" w:author="Zachariah McCullough" w:date="2026-10-29T11:23:00Z">
                  <w:rPr>
                    <w:sz w:val="16"/>
                    <w:szCs w:val="16"/>
                  </w:rPr>
                </w:rPrChange>
              </w:rPr>
            </w:pPr>
          </w:p>
        </w:tc>
        <w:tc>
          <w:tcPr>
            <w:tcW w:w="45pt" w:type="dxa"/>
            <w:vAlign w:val="center"/>
          </w:tcPr>
          <w:p w14:paraId="08A46A75" w14:textId="77777777" w:rsidR="009303D9" w:rsidRPr="006D781F" w:rsidRDefault="009303D9">
            <w:pPr>
              <w:rPr>
                <w:strike/>
                <w:sz w:val="16"/>
                <w:szCs w:val="16"/>
                <w:rPrChange w:id="399" w:author="Zachariah McCullough" w:date="2026-10-29T11:23:00Z">
                  <w:rPr>
                    <w:sz w:val="16"/>
                    <w:szCs w:val="16"/>
                  </w:rPr>
                </w:rPrChange>
              </w:rPr>
            </w:pPr>
          </w:p>
        </w:tc>
      </w:tr>
    </w:tbl>
    <w:p w14:paraId="3637561A" w14:textId="2ACC6450" w:rsidR="009303D9" w:rsidRPr="006D781F" w:rsidRDefault="006347CF" w:rsidP="005E2800">
      <w:pPr>
        <w:pStyle w:val="tablefootnote"/>
        <w:rPr>
          <w:strike/>
          <w:rPrChange w:id="400" w:author="Zachariah McCullough" w:date="2026-10-29T11:23:00Z">
            <w:rPr/>
          </w:rPrChange>
        </w:rPr>
      </w:pPr>
      <w:del w:id="401" w:author="Zachariah McCullough" w:date="2026-10-29T11:42:00Z">
        <w:r w:rsidRPr="006D781F" w:rsidDel="00976ADC">
          <w:rPr>
            <w:strike/>
            <w:noProof/>
            <w:rPrChange w:id="402" w:author="Zachariah McCullough" w:date="2026-10-29T11:23:00Z">
              <w:rPr>
                <w:noProof/>
              </w:rPr>
            </w:rPrChange>
          </w:rPr>
          <w:drawing>
            <wp:anchor distT="0" distB="0" distL="114300" distR="114300" simplePos="0" relativeHeight="251657728" behindDoc="1" locked="0" layoutInCell="1" allowOverlap="1" wp14:anchorId="381BB491" wp14:editId="7E312222">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del>
      <w:r w:rsidR="009303D9" w:rsidRPr="006D781F">
        <w:rPr>
          <w:strike/>
          <w:rPrChange w:id="403" w:author="Zachariah McCullough" w:date="2026-10-29T11:23:00Z">
            <w:rPr/>
          </w:rPrChange>
        </w:rPr>
        <w:t>Sample of a Table footnote. (</w:t>
      </w:r>
      <w:r w:rsidR="009303D9" w:rsidRPr="006D781F">
        <w:rPr>
          <w:i/>
          <w:strike/>
          <w:rPrChange w:id="404" w:author="Zachariah McCullough" w:date="2026-10-29T11:23:00Z">
            <w:rPr>
              <w:i/>
            </w:rPr>
          </w:rPrChange>
        </w:rPr>
        <w:t>Table footnote</w:t>
      </w:r>
      <w:r w:rsidR="009303D9" w:rsidRPr="006D781F">
        <w:rPr>
          <w:strike/>
          <w:rPrChange w:id="405" w:author="Zachariah McCullough" w:date="2026-10-29T11:23:00Z">
            <w:rPr/>
          </w:rPrChange>
        </w:rPr>
        <w:t>)</w:t>
      </w:r>
    </w:p>
    <w:p w14:paraId="03EEFB6A" w14:textId="77777777" w:rsidR="005B0344" w:rsidRPr="006D781F" w:rsidRDefault="005B0344" w:rsidP="003A19E2">
      <w:pPr>
        <w:pStyle w:val="figurecaption"/>
        <w:rPr>
          <w:strike/>
          <w:rPrChange w:id="406" w:author="Zachariah McCullough" w:date="2026-10-29T11:23:00Z">
            <w:rPr/>
          </w:rPrChange>
        </w:rPr>
      </w:pPr>
      <w:r w:rsidRPr="006D781F">
        <w:rPr>
          <w:strike/>
          <w:rPrChange w:id="407" w:author="Zachariah McCullough" w:date="2026-10-29T11:23:00Z">
            <w:rPr/>
          </w:rPrChange>
        </w:rPr>
        <w:t xml:space="preserve">Example of a figure caption. </w:t>
      </w:r>
      <w:r w:rsidRPr="006D781F">
        <w:rPr>
          <w:iCs/>
          <w:strike/>
          <w:rPrChange w:id="408" w:author="Zachariah McCullough" w:date="2026-10-29T11:23:00Z">
            <w:rPr>
              <w:iCs/>
            </w:rPr>
          </w:rPrChange>
        </w:rPr>
        <w:t>(</w:t>
      </w:r>
      <w:r w:rsidRPr="006D781F">
        <w:rPr>
          <w:i/>
          <w:iCs/>
          <w:strike/>
          <w:rPrChange w:id="409" w:author="Zachariah McCullough" w:date="2026-10-29T11:23:00Z">
            <w:rPr>
              <w:i/>
              <w:iCs/>
            </w:rPr>
          </w:rPrChange>
        </w:rPr>
        <w:t>figure caption</w:t>
      </w:r>
      <w:r w:rsidRPr="006D781F">
        <w:rPr>
          <w:iCs/>
          <w:strike/>
          <w:rPrChange w:id="410" w:author="Zachariah McCullough" w:date="2026-10-29T11:23:00Z">
            <w:rPr>
              <w:iCs/>
            </w:rPr>
          </w:rPrChange>
        </w:rPr>
        <w:t>)</w:t>
      </w:r>
    </w:p>
    <w:p w14:paraId="022FCE6E" w14:textId="77777777" w:rsidR="0080791D" w:rsidRPr="006D781F" w:rsidRDefault="009303D9" w:rsidP="00E7596C">
      <w:pPr>
        <w:pStyle w:val="BodyText"/>
        <w:rPr>
          <w:strike/>
          <w:rPrChange w:id="411" w:author="Zachariah McCullough" w:date="2026-10-29T11:23:00Z">
            <w:rPr/>
          </w:rPrChange>
        </w:rPr>
      </w:pPr>
      <w:r w:rsidRPr="006D781F">
        <w:rPr>
          <w:strike/>
          <w:rPrChange w:id="412" w:author="Zachariah McCullough" w:date="2026-10-29T11:23:00Z">
            <w:rPr/>
          </w:rPrChange>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6D781F">
        <w:rPr>
          <w:strike/>
          <w:rPrChange w:id="413" w:author="Zachariah McCullough" w:date="2026-10-29T11:23:00Z">
            <w:rPr/>
          </w:rPrChange>
        </w:rPr>
        <w:t xml:space="preserve"> with a ratio of quantities and units. For example, write “Temperature (K)”, not “Temperature/K”.</w:t>
      </w:r>
    </w:p>
    <w:p w14:paraId="7F0EF8EC" w14:textId="77777777" w:rsidR="0080791D" w:rsidRPr="006D781F" w:rsidRDefault="0080791D" w:rsidP="0080791D">
      <w:pPr>
        <w:pStyle w:val="Heading5"/>
        <w:rPr>
          <w:strike/>
          <w:rPrChange w:id="414" w:author="Zachariah McCullough" w:date="2026-10-29T11:23:00Z">
            <w:rPr/>
          </w:rPrChange>
        </w:rPr>
      </w:pPr>
      <w:r w:rsidRPr="006D781F">
        <w:rPr>
          <w:strike/>
          <w:rPrChange w:id="415" w:author="Zachariah McCullough" w:date="2026-10-29T11:23:00Z">
            <w:rPr/>
          </w:rPrChange>
        </w:rPr>
        <w:t xml:space="preserve">Acknowledgment </w:t>
      </w:r>
      <w:r w:rsidRPr="006D781F">
        <w:rPr>
          <w:i/>
          <w:iCs/>
          <w:strike/>
          <w:rPrChange w:id="416" w:author="Zachariah McCullough" w:date="2026-10-29T11:23:00Z">
            <w:rPr>
              <w:i/>
              <w:iCs/>
            </w:rPr>
          </w:rPrChange>
        </w:rPr>
        <w:t>(</w:t>
      </w:r>
      <w:r w:rsidRPr="006D781F">
        <w:rPr>
          <w:i/>
          <w:iCs/>
          <w:smallCaps w:val="0"/>
          <w:strike/>
          <w:rPrChange w:id="417" w:author="Zachariah McCullough" w:date="2026-10-29T11:23:00Z">
            <w:rPr>
              <w:i/>
              <w:iCs/>
              <w:smallCaps w:val="0"/>
            </w:rPr>
          </w:rPrChange>
        </w:rPr>
        <w:t>Heading 5</w:t>
      </w:r>
      <w:r w:rsidRPr="006D781F">
        <w:rPr>
          <w:i/>
          <w:iCs/>
          <w:strike/>
          <w:rPrChange w:id="418" w:author="Zachariah McCullough" w:date="2026-10-29T11:23:00Z">
            <w:rPr>
              <w:i/>
              <w:iCs/>
            </w:rPr>
          </w:rPrChange>
        </w:rPr>
        <w:t>)</w:t>
      </w:r>
    </w:p>
    <w:p w14:paraId="7C7060F5" w14:textId="54EFE5B1" w:rsidR="00575BCA" w:rsidRDefault="0080791D" w:rsidP="001A42EA">
      <w:pPr>
        <w:pStyle w:val="BodyText"/>
        <w:rPr>
          <w:ins w:id="419" w:author="Zachariah McCullough" w:date="2026-10-29T12:22:00Z"/>
          <w:strike/>
        </w:rPr>
      </w:pPr>
      <w:r w:rsidRPr="006D781F">
        <w:rPr>
          <w:strike/>
          <w:rPrChange w:id="420" w:author="Zachariah McCullough" w:date="2026-10-29T11:23:00Z">
            <w:rPr/>
          </w:rPrChange>
        </w:rPr>
        <w:t>The preferred spelling of the word “acknowledgment” in America is without an “e” after the “g</w:t>
      </w:r>
      <w:r w:rsidR="00AE3409" w:rsidRPr="006D781F">
        <w:rPr>
          <w:strike/>
          <w:rPrChange w:id="421" w:author="Zachariah McCullough" w:date="2026-10-29T11:23:00Z">
            <w:rPr/>
          </w:rPrChange>
        </w:rPr>
        <w:t>”. Avoid the stilted expression “</w:t>
      </w:r>
      <w:proofErr w:type="spellStart"/>
      <w:r w:rsidR="00AE3409" w:rsidRPr="006D781F">
        <w:rPr>
          <w:strike/>
          <w:lang w:val="en-US"/>
          <w:rPrChange w:id="422" w:author="Zachariah McCullough" w:date="2026-10-29T11:23:00Z">
            <w:rPr>
              <w:lang w:val="en-US"/>
            </w:rPr>
          </w:rPrChange>
        </w:rPr>
        <w:t>o</w:t>
      </w:r>
      <w:r w:rsidRPr="006D781F">
        <w:rPr>
          <w:strike/>
          <w:rPrChange w:id="423" w:author="Zachariah McCullough" w:date="2026-10-29T11:23:00Z">
            <w:rPr/>
          </w:rPrChange>
        </w:rPr>
        <w:t>ne</w:t>
      </w:r>
      <w:proofErr w:type="spellEnd"/>
      <w:r w:rsidRPr="006D781F">
        <w:rPr>
          <w:strike/>
          <w:rPrChange w:id="424" w:author="Zachariah McCullough" w:date="2026-10-29T11:23:00Z">
            <w:rPr/>
          </w:rPrChange>
        </w:rPr>
        <w:t xml:space="preserve"> of us (R. B. G.) thanks </w:t>
      </w:r>
      <w:r w:rsidR="00AE3409" w:rsidRPr="006D781F">
        <w:rPr>
          <w:strike/>
          <w:rPrChange w:id="425" w:author="Zachariah McCullough" w:date="2026-10-29T11:23:00Z">
            <w:rPr/>
          </w:rPrChange>
        </w:rPr>
        <w:t>...</w:t>
      </w:r>
      <w:r w:rsidR="00AE3409" w:rsidRPr="006D781F">
        <w:rPr>
          <w:strike/>
          <w:lang w:val="en-US"/>
          <w:rPrChange w:id="426" w:author="Zachariah McCullough" w:date="2026-10-29T11:23:00Z">
            <w:rPr>
              <w:lang w:val="en-US"/>
            </w:rPr>
          </w:rPrChange>
        </w:rPr>
        <w:t xml:space="preserve">”.  </w:t>
      </w:r>
      <w:r w:rsidRPr="006D781F">
        <w:rPr>
          <w:strike/>
          <w:rPrChange w:id="427" w:author="Zachariah McCullough" w:date="2026-10-29T11:23:00Z">
            <w:rPr/>
          </w:rPrChange>
        </w:rPr>
        <w:t>Instead, try “R. B. G. thanks</w:t>
      </w:r>
      <w:r w:rsidR="00AE3409" w:rsidRPr="006D781F">
        <w:rPr>
          <w:strike/>
          <w:rPrChange w:id="428" w:author="Zachariah McCullough" w:date="2026-10-29T11:23:00Z">
            <w:rPr/>
          </w:rPrChange>
        </w:rPr>
        <w:t>...</w:t>
      </w:r>
      <w:r w:rsidRPr="006D781F">
        <w:rPr>
          <w:strike/>
          <w:rPrChange w:id="429" w:author="Zachariah McCullough" w:date="2026-10-29T11:23:00Z">
            <w:rPr/>
          </w:rPrChange>
        </w:rPr>
        <w:t>”.</w:t>
      </w:r>
      <w:r w:rsidR="00F03103" w:rsidRPr="006D781F">
        <w:rPr>
          <w:strike/>
          <w:lang w:val="en-US"/>
          <w:rPrChange w:id="430" w:author="Zachariah McCullough" w:date="2026-10-29T11:23:00Z">
            <w:rPr>
              <w:lang w:val="en-US"/>
            </w:rPr>
          </w:rPrChange>
        </w:rPr>
        <w:t xml:space="preserve"> </w:t>
      </w:r>
      <w:r w:rsidRPr="006D781F">
        <w:rPr>
          <w:strike/>
          <w:rPrChange w:id="431" w:author="Zachariah McCullough" w:date="2026-10-29T11:23:00Z">
            <w:rPr/>
          </w:rPrChange>
        </w:rPr>
        <w:t>Put spons</w:t>
      </w:r>
      <w:r w:rsidR="00794804" w:rsidRPr="006D781F">
        <w:rPr>
          <w:strike/>
          <w:rPrChange w:id="432" w:author="Zachariah McCullough" w:date="2026-10-29T11:23:00Z">
            <w:rPr/>
          </w:rPrChange>
        </w:rPr>
        <w:t>or acknowledgments in the unnum</w:t>
      </w:r>
      <w:r w:rsidRPr="006D781F">
        <w:rPr>
          <w:strike/>
          <w:rPrChange w:id="433" w:author="Zachariah McCullough" w:date="2026-10-29T11:23:00Z">
            <w:rPr/>
          </w:rPrChange>
        </w:rPr>
        <w:t>bered footnote on the first page.</w:t>
      </w:r>
      <w:r w:rsidR="001A42EA" w:rsidRPr="006D781F">
        <w:rPr>
          <w:strike/>
          <w:rPrChange w:id="434" w:author="Zachariah McCullough" w:date="2026-10-29T11:23:00Z">
            <w:rPr/>
          </w:rPrChange>
        </w:rPr>
        <w:t xml:space="preserve"> </w:t>
      </w:r>
    </w:p>
    <w:p w14:paraId="7BC9E0B0" w14:textId="3FAC52F6" w:rsidR="00B63DCB" w:rsidRDefault="00B63DCB" w:rsidP="00B63DCB">
      <w:pPr>
        <w:pStyle w:val="Heading1"/>
        <w:rPr>
          <w:ins w:id="435" w:author="Zachariah McCullough" w:date="2026-10-29T12:24:00Z"/>
        </w:rPr>
      </w:pPr>
      <w:ins w:id="436" w:author="Zachariah McCullough" w:date="2026-10-29T12:24:00Z">
        <w:r>
          <w:lastRenderedPageBreak/>
          <w:t>results</w:t>
        </w:r>
      </w:ins>
    </w:p>
    <w:p w14:paraId="688BAD14" w14:textId="77777777" w:rsidR="00B63DCB" w:rsidRPr="008F5E29" w:rsidRDefault="00B63DCB" w:rsidP="00B63DCB">
      <w:pPr>
        <w:pStyle w:val="BodyText"/>
        <w:rPr>
          <w:ins w:id="437" w:author="Zachariah McCullough" w:date="2026-10-29T12:24:00Z"/>
          <w:strike/>
        </w:rPr>
      </w:pPr>
      <w:ins w:id="438" w:author="Zachariah McCullough" w:date="2026-10-29T12:24:00Z">
        <w:r w:rsidRPr="008F5E29">
          <w:rPr>
            <w:strike/>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ins>
    </w:p>
    <w:p w14:paraId="517BD0F9" w14:textId="77777777" w:rsidR="00B63DCB" w:rsidRPr="008F5E29" w:rsidRDefault="00B63DCB" w:rsidP="00B63DCB">
      <w:pPr>
        <w:pStyle w:val="Heading2"/>
        <w:rPr>
          <w:ins w:id="439" w:author="Zachariah McCullough" w:date="2026-10-29T12:24:00Z"/>
          <w:strike/>
        </w:rPr>
      </w:pPr>
      <w:ins w:id="440" w:author="Zachariah McCullough" w:date="2026-10-29T12:24:00Z">
        <w:r w:rsidRPr="008F5E29">
          <w:rPr>
            <w:strike/>
          </w:rPr>
          <w:t>Authors and Affiliations</w:t>
        </w:r>
      </w:ins>
    </w:p>
    <w:p w14:paraId="160CD233" w14:textId="77777777" w:rsidR="00B63DCB" w:rsidRPr="008F5E29" w:rsidRDefault="00B63DCB" w:rsidP="00B63DCB">
      <w:pPr>
        <w:pStyle w:val="BodyText"/>
        <w:rPr>
          <w:ins w:id="441" w:author="Zachariah McCullough" w:date="2026-10-29T12:24:00Z"/>
          <w:strike/>
        </w:rPr>
      </w:pPr>
      <w:ins w:id="442" w:author="Zachariah McCullough" w:date="2026-10-29T12:24:00Z">
        <w:r w:rsidRPr="008F5E29">
          <w:rPr>
            <w:b/>
            <w:strike/>
          </w:rPr>
          <w:t>The template is designed</w:t>
        </w:r>
        <w:r w:rsidRPr="008F5E29">
          <w:rPr>
            <w:b/>
            <w:strike/>
            <w:lang w:val="en-US"/>
          </w:rPr>
          <w:t xml:space="preserve"> for,</w:t>
        </w:r>
        <w:r w:rsidRPr="008F5E29">
          <w:rPr>
            <w:b/>
            <w:strike/>
          </w:rPr>
          <w:t xml:space="preserve"> but not limited to</w:t>
        </w:r>
        <w:r w:rsidRPr="008F5E29">
          <w:rPr>
            <w:b/>
            <w:strike/>
            <w:lang w:val="en-US"/>
          </w:rPr>
          <w:t>, six authors.</w:t>
        </w:r>
        <w:r w:rsidRPr="008F5E29">
          <w:rPr>
            <w:strike/>
            <w:lang w:val="en-US"/>
          </w:rPr>
          <w:t xml:space="preserve"> A minimum of one author is required for all conference articles. </w:t>
        </w:r>
        <w:r w:rsidRPr="008F5E29">
          <w:rPr>
            <w:strike/>
          </w:rPr>
          <w:t>Author names should be listed starting from left to right and then moving down to the next line. This is the author sequence that will be used in future citations and by indexing services. Names should not be listed in columns nor group by affiliation.</w:t>
        </w:r>
        <w:r w:rsidRPr="008F5E29">
          <w:rPr>
            <w:strike/>
            <w:lang w:val="en-US"/>
          </w:rPr>
          <w:t xml:space="preserve"> </w:t>
        </w:r>
        <w:r w:rsidRPr="008F5E29">
          <w:rPr>
            <w:strike/>
          </w:rPr>
          <w:t>Please keep your affiliations as succinct as possible (for example, do not differentiate among departments of the same organization).</w:t>
        </w:r>
      </w:ins>
    </w:p>
    <w:p w14:paraId="04E8BE08" w14:textId="77777777" w:rsidR="00B63DCB" w:rsidRPr="008F5E29" w:rsidRDefault="00B63DCB" w:rsidP="00B63DCB">
      <w:pPr>
        <w:pStyle w:val="Heading3"/>
        <w:rPr>
          <w:ins w:id="443" w:author="Zachariah McCullough" w:date="2026-10-29T12:24:00Z"/>
          <w:strike/>
        </w:rPr>
      </w:pPr>
      <w:ins w:id="444" w:author="Zachariah McCullough" w:date="2026-10-29T12:24:00Z">
        <w:r w:rsidRPr="008F5E29">
          <w:rPr>
            <w:strike/>
          </w:rPr>
          <w:t xml:space="preserve">For papers with more than six authors: </w:t>
        </w:r>
        <w:r w:rsidRPr="008F5E29">
          <w:rPr>
            <w:i w:val="0"/>
            <w:strike/>
          </w:rPr>
          <w:t>Add author names horizontally, moving to a third row if needed for more than 8 authors.</w:t>
        </w:r>
      </w:ins>
    </w:p>
    <w:p w14:paraId="6FCEE1AA" w14:textId="77777777" w:rsidR="00B63DCB" w:rsidRPr="008F5E29" w:rsidRDefault="00B63DCB" w:rsidP="00B63DCB">
      <w:pPr>
        <w:pStyle w:val="Heading3"/>
        <w:rPr>
          <w:ins w:id="445" w:author="Zachariah McCullough" w:date="2026-10-29T12:24:00Z"/>
          <w:strike/>
        </w:rPr>
      </w:pPr>
      <w:ins w:id="446" w:author="Zachariah McCullough" w:date="2026-10-29T12:24:00Z">
        <w:r w:rsidRPr="008F5E29">
          <w:rPr>
            <w:strike/>
          </w:rPr>
          <w:t xml:space="preserve">For papers with less than six authors: </w:t>
        </w:r>
        <w:r w:rsidRPr="008F5E29">
          <w:rPr>
            <w:i w:val="0"/>
            <w:strike/>
          </w:rPr>
          <w:t>To change the default, adjust the template as follows.</w:t>
        </w:r>
      </w:ins>
    </w:p>
    <w:p w14:paraId="6EB42FC4" w14:textId="77777777" w:rsidR="00B63DCB" w:rsidRPr="008F5E29" w:rsidRDefault="00B63DCB" w:rsidP="00B63DCB">
      <w:pPr>
        <w:pStyle w:val="Heading4"/>
        <w:rPr>
          <w:ins w:id="447" w:author="Zachariah McCullough" w:date="2026-10-29T12:24:00Z"/>
          <w:strike/>
        </w:rPr>
      </w:pPr>
      <w:ins w:id="448" w:author="Zachariah McCullough" w:date="2026-10-29T12:24:00Z">
        <w:r w:rsidRPr="008F5E29">
          <w:rPr>
            <w:strike/>
          </w:rPr>
          <w:t xml:space="preserve">Selection: </w:t>
        </w:r>
        <w:r w:rsidRPr="008F5E29">
          <w:rPr>
            <w:i w:val="0"/>
            <w:strike/>
          </w:rPr>
          <w:t>Highlight all author and affiliation lines.</w:t>
        </w:r>
      </w:ins>
    </w:p>
    <w:p w14:paraId="11995988" w14:textId="77777777" w:rsidR="00B63DCB" w:rsidRPr="008F5E29" w:rsidRDefault="00B63DCB" w:rsidP="00B63DCB">
      <w:pPr>
        <w:pStyle w:val="Heading4"/>
        <w:rPr>
          <w:ins w:id="449" w:author="Zachariah McCullough" w:date="2026-10-29T12:24:00Z"/>
          <w:strike/>
        </w:rPr>
      </w:pPr>
      <w:ins w:id="450" w:author="Zachariah McCullough" w:date="2026-10-29T12:24:00Z">
        <w:r w:rsidRPr="008F5E29">
          <w:rPr>
            <w:strike/>
          </w:rPr>
          <w:t xml:space="preserve">Change number of columns: </w:t>
        </w:r>
        <w:r w:rsidRPr="008F5E29">
          <w:rPr>
            <w:i w:val="0"/>
            <w:strike/>
          </w:rPr>
          <w:t>Select the Columns icon from the MS Word Standard toolbar and then select the correct number of columns from the selection palette.</w:t>
        </w:r>
      </w:ins>
    </w:p>
    <w:p w14:paraId="430C7C77" w14:textId="77777777" w:rsidR="00B63DCB" w:rsidRPr="008F5E29" w:rsidRDefault="00B63DCB" w:rsidP="00B63DCB">
      <w:pPr>
        <w:pStyle w:val="Heading4"/>
        <w:rPr>
          <w:ins w:id="451" w:author="Zachariah McCullough" w:date="2026-10-29T12:24:00Z"/>
          <w:i w:val="0"/>
          <w:strike/>
        </w:rPr>
      </w:pPr>
      <w:ins w:id="452" w:author="Zachariah McCullough" w:date="2026-10-29T12:24:00Z">
        <w:r w:rsidRPr="008F5E29">
          <w:rPr>
            <w:strike/>
          </w:rPr>
          <w:t xml:space="preserve">Deletion: </w:t>
        </w:r>
        <w:r w:rsidRPr="008F5E29">
          <w:rPr>
            <w:i w:val="0"/>
            <w:strike/>
          </w:rPr>
          <w:t>Delete the author and affiliation lines for the extra authors.</w:t>
        </w:r>
      </w:ins>
    </w:p>
    <w:p w14:paraId="510FB4B3" w14:textId="77777777" w:rsidR="00B63DCB" w:rsidRPr="008F5E29" w:rsidRDefault="00B63DCB" w:rsidP="00B63DCB">
      <w:pPr>
        <w:jc w:val="start"/>
        <w:rPr>
          <w:ins w:id="453" w:author="Zachariah McCullough" w:date="2026-10-29T12:24:00Z"/>
          <w:i/>
          <w:iCs/>
          <w:strike/>
          <w:noProof/>
        </w:rPr>
      </w:pPr>
    </w:p>
    <w:p w14:paraId="62941E34" w14:textId="77777777" w:rsidR="00B63DCB" w:rsidRPr="008F5E29" w:rsidRDefault="00B63DCB" w:rsidP="00B63DCB">
      <w:pPr>
        <w:pStyle w:val="Heading2"/>
        <w:rPr>
          <w:ins w:id="454" w:author="Zachariah McCullough" w:date="2026-10-29T12:24:00Z"/>
          <w:strike/>
        </w:rPr>
      </w:pPr>
      <w:ins w:id="455" w:author="Zachariah McCullough" w:date="2026-10-29T12:24:00Z">
        <w:r w:rsidRPr="008F5E29">
          <w:rPr>
            <w:strike/>
          </w:rPr>
          <w:t>Identify the Headings</w:t>
        </w:r>
      </w:ins>
    </w:p>
    <w:p w14:paraId="67578F4C" w14:textId="77777777" w:rsidR="00B63DCB" w:rsidRPr="008F5E29" w:rsidRDefault="00B63DCB" w:rsidP="00B63DCB">
      <w:pPr>
        <w:pStyle w:val="BodyText"/>
        <w:rPr>
          <w:ins w:id="456" w:author="Zachariah McCullough" w:date="2026-10-29T12:24:00Z"/>
          <w:strike/>
        </w:rPr>
      </w:pPr>
      <w:ins w:id="457" w:author="Zachariah McCullough" w:date="2026-10-29T12:24:00Z">
        <w:r w:rsidRPr="008F5E29">
          <w:rPr>
            <w:strike/>
          </w:rPr>
          <w:t>Headings, or heads, are organizational devices that guide the reader through your paper. There are two types: component heads and text heads.</w:t>
        </w:r>
      </w:ins>
    </w:p>
    <w:p w14:paraId="252151B8" w14:textId="77777777" w:rsidR="00B63DCB" w:rsidRPr="008F5E29" w:rsidRDefault="00B63DCB" w:rsidP="00B63DCB">
      <w:pPr>
        <w:pStyle w:val="BodyText"/>
        <w:rPr>
          <w:ins w:id="458" w:author="Zachariah McCullough" w:date="2026-10-29T12:24:00Z"/>
          <w:strike/>
        </w:rPr>
      </w:pPr>
      <w:ins w:id="459" w:author="Zachariah McCullough" w:date="2026-10-29T12:24:00Z">
        <w:r w:rsidRPr="008F5E29">
          <w:rPr>
            <w:strike/>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ins>
    </w:p>
    <w:p w14:paraId="0A48C408" w14:textId="77777777" w:rsidR="00B63DCB" w:rsidRPr="008F5E29" w:rsidRDefault="00B63DCB" w:rsidP="00B63DCB">
      <w:pPr>
        <w:pStyle w:val="BodyText"/>
        <w:rPr>
          <w:ins w:id="460" w:author="Zachariah McCullough" w:date="2026-10-29T12:24:00Z"/>
          <w:strike/>
        </w:rPr>
      </w:pPr>
      <w:ins w:id="461" w:author="Zachariah McCullough" w:date="2026-10-29T12:24:00Z">
        <w:r w:rsidRPr="008F5E29">
          <w:rPr>
            <w:strike/>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ins>
    </w:p>
    <w:p w14:paraId="249525A0" w14:textId="77777777" w:rsidR="00B63DCB" w:rsidRPr="008F5E29" w:rsidRDefault="00B63DCB" w:rsidP="00B63DCB">
      <w:pPr>
        <w:pStyle w:val="Heading2"/>
        <w:rPr>
          <w:ins w:id="462" w:author="Zachariah McCullough" w:date="2026-10-29T12:24:00Z"/>
          <w:strike/>
        </w:rPr>
      </w:pPr>
      <w:ins w:id="463" w:author="Zachariah McCullough" w:date="2026-10-29T12:24:00Z">
        <w:r w:rsidRPr="008F5E29">
          <w:rPr>
            <w:strike/>
          </w:rPr>
          <w:t>Figures and Tables</w:t>
        </w:r>
      </w:ins>
    </w:p>
    <w:p w14:paraId="08D11FE1" w14:textId="77777777" w:rsidR="00B63DCB" w:rsidRPr="008F5E29" w:rsidRDefault="00B63DCB" w:rsidP="00B63DCB">
      <w:pPr>
        <w:pStyle w:val="Heading4"/>
        <w:rPr>
          <w:ins w:id="464" w:author="Zachariah McCullough" w:date="2026-10-29T12:24:00Z"/>
          <w:strike/>
        </w:rPr>
      </w:pPr>
      <w:ins w:id="465" w:author="Zachariah McCullough" w:date="2026-10-29T12:24:00Z">
        <w:r w:rsidRPr="008F5E29">
          <w:rPr>
            <w:strike/>
          </w:rPr>
          <w:t xml:space="preserve"> Positioning Figures and Tables: </w:t>
        </w:r>
        <w:r w:rsidRPr="008F5E29">
          <w:rPr>
            <w:i w:val="0"/>
            <w:strike/>
          </w:rPr>
          <w:t xml:space="preserve">Place figures and tables at the top and bottom of columns. Avoid placing them in the middle of columns. Large figures and tables may span </w:t>
        </w:r>
        <w:r w:rsidRPr="008F5E29">
          <w:rPr>
            <w:i w:val="0"/>
            <w:strike/>
          </w:rPr>
          <w:t>across both columns. Figure captions should be below the figures; table heads should appear above the tables. Insert figures and tables after they are cited in the text. Use the abbreviation “Fig. 1”, even at the beginning of a sentence.</w:t>
        </w:r>
      </w:ins>
    </w:p>
    <w:p w14:paraId="59C0A96B" w14:textId="77777777" w:rsidR="00B63DCB" w:rsidRPr="008F5E29" w:rsidRDefault="00B63DCB" w:rsidP="00B63DCB">
      <w:pPr>
        <w:pStyle w:val="tablehead"/>
        <w:rPr>
          <w:ins w:id="466" w:author="Zachariah McCullough" w:date="2026-10-29T12:24:00Z"/>
          <w:strike/>
        </w:rPr>
      </w:pPr>
      <w:ins w:id="467" w:author="Zachariah McCullough" w:date="2026-10-29T12:24:00Z">
        <w:r w:rsidRPr="008F5E29">
          <w:rPr>
            <w:strike/>
          </w:rPr>
          <w:t>Table Type Styles</w:t>
        </w:r>
      </w:ins>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B63DCB" w:rsidRPr="008F5E29" w14:paraId="774C8DB2" w14:textId="77777777" w:rsidTr="008F5E29">
        <w:trPr>
          <w:cantSplit/>
          <w:trHeight w:val="240"/>
          <w:tblHeader/>
          <w:jc w:val="center"/>
          <w:ins w:id="468" w:author="Zachariah McCullough" w:date="2026-10-29T12:24:00Z"/>
        </w:trPr>
        <w:tc>
          <w:tcPr>
            <w:tcW w:w="36pt" w:type="dxa"/>
            <w:vMerge w:val="restart"/>
            <w:vAlign w:val="center"/>
          </w:tcPr>
          <w:p w14:paraId="4F304DEE" w14:textId="77777777" w:rsidR="00B63DCB" w:rsidRPr="008F5E29" w:rsidRDefault="00B63DCB" w:rsidP="008F5E29">
            <w:pPr>
              <w:pStyle w:val="tablecolhead"/>
              <w:rPr>
                <w:ins w:id="469" w:author="Zachariah McCullough" w:date="2026-10-29T12:24:00Z"/>
                <w:strike/>
              </w:rPr>
            </w:pPr>
            <w:ins w:id="470" w:author="Zachariah McCullough" w:date="2026-10-29T12:24:00Z">
              <w:r w:rsidRPr="008F5E29">
                <w:rPr>
                  <w:strike/>
                </w:rPr>
                <w:t>Table Head</w:t>
              </w:r>
            </w:ins>
          </w:p>
        </w:tc>
        <w:tc>
          <w:tcPr>
            <w:tcW w:w="207pt" w:type="dxa"/>
            <w:gridSpan w:val="3"/>
            <w:vAlign w:val="center"/>
          </w:tcPr>
          <w:p w14:paraId="0B2A780F" w14:textId="77777777" w:rsidR="00B63DCB" w:rsidRPr="008F5E29" w:rsidRDefault="00B63DCB" w:rsidP="008F5E29">
            <w:pPr>
              <w:pStyle w:val="tablecolhead"/>
              <w:rPr>
                <w:ins w:id="471" w:author="Zachariah McCullough" w:date="2026-10-29T12:24:00Z"/>
                <w:strike/>
              </w:rPr>
            </w:pPr>
            <w:ins w:id="472" w:author="Zachariah McCullough" w:date="2026-10-29T12:24:00Z">
              <w:r w:rsidRPr="008F5E29">
                <w:rPr>
                  <w:strike/>
                </w:rPr>
                <w:t>Table Column Head</w:t>
              </w:r>
            </w:ins>
          </w:p>
        </w:tc>
      </w:tr>
      <w:tr w:rsidR="00B63DCB" w:rsidRPr="008F5E29" w14:paraId="19689A29" w14:textId="77777777" w:rsidTr="008F5E29">
        <w:trPr>
          <w:cantSplit/>
          <w:trHeight w:val="240"/>
          <w:tblHeader/>
          <w:jc w:val="center"/>
          <w:ins w:id="473" w:author="Zachariah McCullough" w:date="2026-10-29T12:24:00Z"/>
        </w:trPr>
        <w:tc>
          <w:tcPr>
            <w:tcW w:w="36pt" w:type="dxa"/>
            <w:vMerge/>
          </w:tcPr>
          <w:p w14:paraId="4EE4D2FC" w14:textId="77777777" w:rsidR="00B63DCB" w:rsidRPr="008F5E29" w:rsidRDefault="00B63DCB" w:rsidP="008F5E29">
            <w:pPr>
              <w:rPr>
                <w:ins w:id="474" w:author="Zachariah McCullough" w:date="2026-10-29T12:24:00Z"/>
                <w:strike/>
                <w:sz w:val="16"/>
                <w:szCs w:val="16"/>
              </w:rPr>
            </w:pPr>
          </w:p>
        </w:tc>
        <w:tc>
          <w:tcPr>
            <w:tcW w:w="117pt" w:type="dxa"/>
            <w:vAlign w:val="center"/>
          </w:tcPr>
          <w:p w14:paraId="3B7EE7FC" w14:textId="77777777" w:rsidR="00B63DCB" w:rsidRPr="008F5E29" w:rsidRDefault="00B63DCB" w:rsidP="008F5E29">
            <w:pPr>
              <w:pStyle w:val="tablecolsubhead"/>
              <w:rPr>
                <w:ins w:id="475" w:author="Zachariah McCullough" w:date="2026-10-29T12:24:00Z"/>
                <w:strike/>
              </w:rPr>
            </w:pPr>
            <w:ins w:id="476" w:author="Zachariah McCullough" w:date="2026-10-29T12:24:00Z">
              <w:r w:rsidRPr="008F5E29">
                <w:rPr>
                  <w:strike/>
                </w:rPr>
                <w:t>Table column subhead</w:t>
              </w:r>
            </w:ins>
          </w:p>
        </w:tc>
        <w:tc>
          <w:tcPr>
            <w:tcW w:w="45pt" w:type="dxa"/>
            <w:vAlign w:val="center"/>
          </w:tcPr>
          <w:p w14:paraId="0E96919B" w14:textId="77777777" w:rsidR="00B63DCB" w:rsidRPr="008F5E29" w:rsidRDefault="00B63DCB" w:rsidP="008F5E29">
            <w:pPr>
              <w:pStyle w:val="tablecolsubhead"/>
              <w:rPr>
                <w:ins w:id="477" w:author="Zachariah McCullough" w:date="2026-10-29T12:24:00Z"/>
                <w:strike/>
              </w:rPr>
            </w:pPr>
            <w:ins w:id="478" w:author="Zachariah McCullough" w:date="2026-10-29T12:24:00Z">
              <w:r w:rsidRPr="008F5E29">
                <w:rPr>
                  <w:strike/>
                </w:rPr>
                <w:t>Subhead</w:t>
              </w:r>
            </w:ins>
          </w:p>
        </w:tc>
        <w:tc>
          <w:tcPr>
            <w:tcW w:w="45pt" w:type="dxa"/>
            <w:vAlign w:val="center"/>
          </w:tcPr>
          <w:p w14:paraId="415C9FBB" w14:textId="77777777" w:rsidR="00B63DCB" w:rsidRPr="008F5E29" w:rsidRDefault="00B63DCB" w:rsidP="008F5E29">
            <w:pPr>
              <w:pStyle w:val="tablecolsubhead"/>
              <w:rPr>
                <w:ins w:id="479" w:author="Zachariah McCullough" w:date="2026-10-29T12:24:00Z"/>
                <w:strike/>
              </w:rPr>
            </w:pPr>
            <w:ins w:id="480" w:author="Zachariah McCullough" w:date="2026-10-29T12:24:00Z">
              <w:r w:rsidRPr="008F5E29">
                <w:rPr>
                  <w:strike/>
                </w:rPr>
                <w:t>Subhead</w:t>
              </w:r>
            </w:ins>
          </w:p>
        </w:tc>
      </w:tr>
      <w:tr w:rsidR="00B63DCB" w:rsidRPr="008F5E29" w14:paraId="1D680012" w14:textId="77777777" w:rsidTr="008F5E29">
        <w:trPr>
          <w:trHeight w:val="320"/>
          <w:jc w:val="center"/>
          <w:ins w:id="481" w:author="Zachariah McCullough" w:date="2026-10-29T12:24:00Z"/>
        </w:trPr>
        <w:tc>
          <w:tcPr>
            <w:tcW w:w="36pt" w:type="dxa"/>
            <w:vAlign w:val="center"/>
          </w:tcPr>
          <w:p w14:paraId="5CEEC679" w14:textId="77777777" w:rsidR="00B63DCB" w:rsidRPr="008F5E29" w:rsidRDefault="00B63DCB" w:rsidP="008F5E29">
            <w:pPr>
              <w:pStyle w:val="tablecopy"/>
              <w:rPr>
                <w:ins w:id="482" w:author="Zachariah McCullough" w:date="2026-10-29T12:24:00Z"/>
                <w:strike/>
                <w:sz w:val="8"/>
                <w:szCs w:val="8"/>
              </w:rPr>
            </w:pPr>
            <w:ins w:id="483" w:author="Zachariah McCullough" w:date="2026-10-29T12:24:00Z">
              <w:r w:rsidRPr="008F5E29">
                <w:rPr>
                  <w:strike/>
                </w:rPr>
                <w:t>copy</w:t>
              </w:r>
            </w:ins>
          </w:p>
        </w:tc>
        <w:tc>
          <w:tcPr>
            <w:tcW w:w="117pt" w:type="dxa"/>
            <w:vAlign w:val="center"/>
          </w:tcPr>
          <w:p w14:paraId="4F40F6E8" w14:textId="77777777" w:rsidR="00B63DCB" w:rsidRPr="008F5E29" w:rsidRDefault="00B63DCB" w:rsidP="008F5E29">
            <w:pPr>
              <w:pStyle w:val="tablecopy"/>
              <w:rPr>
                <w:ins w:id="484" w:author="Zachariah McCullough" w:date="2026-10-29T12:24:00Z"/>
                <w:strike/>
              </w:rPr>
            </w:pPr>
            <w:ins w:id="485" w:author="Zachariah McCullough" w:date="2026-10-29T12:24:00Z">
              <w:r w:rsidRPr="008F5E29">
                <w:rPr>
                  <w:strike/>
                </w:rPr>
                <w:t>More table copy</w:t>
              </w:r>
              <w:r w:rsidRPr="008F5E29">
                <w:rPr>
                  <w:strike/>
                  <w:vertAlign w:val="superscript"/>
                </w:rPr>
                <w:t>a</w:t>
              </w:r>
            </w:ins>
          </w:p>
        </w:tc>
        <w:tc>
          <w:tcPr>
            <w:tcW w:w="45pt" w:type="dxa"/>
            <w:vAlign w:val="center"/>
          </w:tcPr>
          <w:p w14:paraId="0A4D1227" w14:textId="77777777" w:rsidR="00B63DCB" w:rsidRPr="008F5E29" w:rsidRDefault="00B63DCB" w:rsidP="008F5E29">
            <w:pPr>
              <w:rPr>
                <w:ins w:id="486" w:author="Zachariah McCullough" w:date="2026-10-29T12:24:00Z"/>
                <w:strike/>
                <w:sz w:val="16"/>
                <w:szCs w:val="16"/>
              </w:rPr>
            </w:pPr>
          </w:p>
        </w:tc>
        <w:tc>
          <w:tcPr>
            <w:tcW w:w="45pt" w:type="dxa"/>
            <w:vAlign w:val="center"/>
          </w:tcPr>
          <w:p w14:paraId="49BE1CE9" w14:textId="77777777" w:rsidR="00B63DCB" w:rsidRPr="008F5E29" w:rsidRDefault="00B63DCB" w:rsidP="008F5E29">
            <w:pPr>
              <w:rPr>
                <w:ins w:id="487" w:author="Zachariah McCullough" w:date="2026-10-29T12:24:00Z"/>
                <w:strike/>
                <w:sz w:val="16"/>
                <w:szCs w:val="16"/>
              </w:rPr>
            </w:pPr>
          </w:p>
        </w:tc>
      </w:tr>
    </w:tbl>
    <w:p w14:paraId="39D77BD2" w14:textId="77777777" w:rsidR="00B63DCB" w:rsidRPr="008F5E29" w:rsidRDefault="00B63DCB" w:rsidP="00B63DCB">
      <w:pPr>
        <w:pStyle w:val="tablefootnote"/>
        <w:rPr>
          <w:ins w:id="488" w:author="Zachariah McCullough" w:date="2026-10-29T12:24:00Z"/>
          <w:strike/>
        </w:rPr>
      </w:pPr>
      <w:ins w:id="489" w:author="Zachariah McCullough" w:date="2026-10-29T12:24:00Z">
        <w:r w:rsidRPr="008F5E29">
          <w:rPr>
            <w:strike/>
          </w:rPr>
          <w:t>Sample of a Table footnote. (</w:t>
        </w:r>
        <w:r w:rsidRPr="008F5E29">
          <w:rPr>
            <w:i/>
            <w:strike/>
          </w:rPr>
          <w:t>Table footnote</w:t>
        </w:r>
        <w:r w:rsidRPr="008F5E29">
          <w:rPr>
            <w:strike/>
          </w:rPr>
          <w:t>)</w:t>
        </w:r>
      </w:ins>
    </w:p>
    <w:p w14:paraId="1AB5F37E" w14:textId="77777777" w:rsidR="00B63DCB" w:rsidRPr="008F5E29" w:rsidRDefault="00B63DCB" w:rsidP="00B63DCB">
      <w:pPr>
        <w:pStyle w:val="figurecaption"/>
        <w:rPr>
          <w:ins w:id="490" w:author="Zachariah McCullough" w:date="2026-10-29T12:24:00Z"/>
          <w:strike/>
        </w:rPr>
      </w:pPr>
      <w:ins w:id="491" w:author="Zachariah McCullough" w:date="2026-10-29T12:24:00Z">
        <w:r w:rsidRPr="008F5E29">
          <w:rPr>
            <w:strike/>
          </w:rPr>
          <w:t xml:space="preserve">Example of a figure caption. </w:t>
        </w:r>
        <w:r w:rsidRPr="008F5E29">
          <w:rPr>
            <w:iCs/>
            <w:strike/>
          </w:rPr>
          <w:t>(</w:t>
        </w:r>
        <w:r w:rsidRPr="008F5E29">
          <w:rPr>
            <w:i/>
            <w:iCs/>
            <w:strike/>
          </w:rPr>
          <w:t>figure caption</w:t>
        </w:r>
        <w:r w:rsidRPr="008F5E29">
          <w:rPr>
            <w:iCs/>
            <w:strike/>
          </w:rPr>
          <w:t>)</w:t>
        </w:r>
      </w:ins>
    </w:p>
    <w:p w14:paraId="514AF832" w14:textId="77777777" w:rsidR="00B63DCB" w:rsidRPr="008F5E29" w:rsidRDefault="00B63DCB" w:rsidP="00B63DCB">
      <w:pPr>
        <w:pStyle w:val="BodyText"/>
        <w:rPr>
          <w:ins w:id="492" w:author="Zachariah McCullough" w:date="2026-10-29T12:24:00Z"/>
          <w:strike/>
        </w:rPr>
      </w:pPr>
      <w:ins w:id="493" w:author="Zachariah McCullough" w:date="2026-10-29T12:24:00Z">
        <w:r w:rsidRPr="008F5E29">
          <w:rPr>
            <w:strike/>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ins>
    </w:p>
    <w:p w14:paraId="442084AF" w14:textId="77777777" w:rsidR="00B63DCB" w:rsidRPr="008F5E29" w:rsidRDefault="00B63DCB" w:rsidP="00B63DCB">
      <w:pPr>
        <w:pStyle w:val="Heading5"/>
        <w:rPr>
          <w:ins w:id="494" w:author="Zachariah McCullough" w:date="2026-10-29T12:24:00Z"/>
          <w:strike/>
        </w:rPr>
      </w:pPr>
      <w:ins w:id="495" w:author="Zachariah McCullough" w:date="2026-10-29T12:24:00Z">
        <w:r w:rsidRPr="008F5E29">
          <w:rPr>
            <w:strike/>
          </w:rPr>
          <w:t xml:space="preserve">Acknowledgment </w:t>
        </w:r>
        <w:r w:rsidRPr="008F5E29">
          <w:rPr>
            <w:i/>
            <w:iCs/>
            <w:strike/>
          </w:rPr>
          <w:t>(</w:t>
        </w:r>
        <w:r w:rsidRPr="008F5E29">
          <w:rPr>
            <w:i/>
            <w:iCs/>
            <w:smallCaps w:val="0"/>
            <w:strike/>
          </w:rPr>
          <w:t>Heading 5</w:t>
        </w:r>
        <w:r w:rsidRPr="008F5E29">
          <w:rPr>
            <w:i/>
            <w:iCs/>
            <w:strike/>
          </w:rPr>
          <w:t>)</w:t>
        </w:r>
      </w:ins>
    </w:p>
    <w:p w14:paraId="2E8F0458" w14:textId="77777777" w:rsidR="00B63DCB" w:rsidRDefault="00B63DCB" w:rsidP="00B63DCB">
      <w:pPr>
        <w:pStyle w:val="BodyText"/>
        <w:rPr>
          <w:ins w:id="496" w:author="Zachariah McCullough" w:date="2026-10-29T12:24:00Z"/>
          <w:strike/>
        </w:rPr>
      </w:pPr>
      <w:ins w:id="497" w:author="Zachariah McCullough" w:date="2026-10-29T12:24:00Z">
        <w:r w:rsidRPr="008F5E29">
          <w:rPr>
            <w:strike/>
          </w:rPr>
          <w:t>The preferred spelling of the word “acknowledgment” in America is without an “e” after the “g”. Avoid the stilted expression “</w:t>
        </w:r>
        <w:proofErr w:type="spellStart"/>
        <w:r w:rsidRPr="008F5E29">
          <w:rPr>
            <w:strike/>
            <w:lang w:val="en-US"/>
          </w:rPr>
          <w:t>o</w:t>
        </w:r>
        <w:r w:rsidRPr="008F5E29">
          <w:rPr>
            <w:strike/>
          </w:rPr>
          <w:t>ne</w:t>
        </w:r>
        <w:proofErr w:type="spellEnd"/>
        <w:r w:rsidRPr="008F5E29">
          <w:rPr>
            <w:strike/>
          </w:rPr>
          <w:t xml:space="preserve"> of us (R. B. G.) thanks ...</w:t>
        </w:r>
        <w:r w:rsidRPr="008F5E29">
          <w:rPr>
            <w:strike/>
            <w:lang w:val="en-US"/>
          </w:rPr>
          <w:t xml:space="preserve">”.  </w:t>
        </w:r>
        <w:r w:rsidRPr="008F5E29">
          <w:rPr>
            <w:strike/>
          </w:rPr>
          <w:t>Instead, try “R. B. G. thanks...”.</w:t>
        </w:r>
        <w:r w:rsidRPr="008F5E29">
          <w:rPr>
            <w:strike/>
            <w:lang w:val="en-US"/>
          </w:rPr>
          <w:t xml:space="preserve"> </w:t>
        </w:r>
        <w:r w:rsidRPr="008F5E29">
          <w:rPr>
            <w:strike/>
          </w:rPr>
          <w:t xml:space="preserve">Put sponsor acknowledgments in the unnumbered footnote on the first page. </w:t>
        </w:r>
      </w:ins>
    </w:p>
    <w:p w14:paraId="50F77E95" w14:textId="77777777" w:rsidR="00B63DCB" w:rsidRPr="00B63DCB" w:rsidRDefault="00B63DCB" w:rsidP="00B63DCB">
      <w:pPr>
        <w:rPr>
          <w:ins w:id="498" w:author="Zachariah McCullough" w:date="2026-10-29T12:22:00Z"/>
        </w:rPr>
        <w:pPrChange w:id="499" w:author="Zachariah McCullough" w:date="2026-10-29T12:24:00Z">
          <w:pPr>
            <w:pStyle w:val="Heading1"/>
          </w:pPr>
        </w:pPrChange>
      </w:pPr>
    </w:p>
    <w:p w14:paraId="124B8E85" w14:textId="77777777" w:rsidR="00B63DCB" w:rsidRPr="006D781F" w:rsidRDefault="00B63DCB" w:rsidP="001A42EA">
      <w:pPr>
        <w:pStyle w:val="BodyText"/>
        <w:rPr>
          <w:ins w:id="500" w:author="Zachariah McCullough" w:date="2026-10-29T10:28:00Z"/>
          <w:strike/>
          <w:rPrChange w:id="501" w:author="Zachariah McCullough" w:date="2026-10-29T11:23:00Z">
            <w:rPr>
              <w:ins w:id="502" w:author="Zachariah McCullough" w:date="2026-10-29T10:28:00Z"/>
            </w:rPr>
          </w:rPrChange>
        </w:rPr>
      </w:pPr>
    </w:p>
    <w:p w14:paraId="3DAC2EE5" w14:textId="54277940" w:rsidR="00075733" w:rsidDel="00AB5A2F" w:rsidRDefault="00075733" w:rsidP="001A42EA">
      <w:pPr>
        <w:pStyle w:val="BodyText"/>
        <w:rPr>
          <w:del w:id="503" w:author="Zachariah McCullough" w:date="2026-10-29T10:58:00Z"/>
        </w:rPr>
      </w:pPr>
    </w:p>
    <w:p w14:paraId="7E448512" w14:textId="77777777" w:rsidR="009303D9" w:rsidDel="00075733" w:rsidRDefault="009303D9" w:rsidP="00A059B3">
      <w:pPr>
        <w:pStyle w:val="Heading5"/>
        <w:rPr>
          <w:del w:id="504" w:author="Zachariah McCullough" w:date="2026-10-29T10:28:00Z"/>
        </w:rPr>
      </w:pPr>
      <w:r w:rsidRPr="005B520E">
        <w:t>References</w:t>
      </w:r>
    </w:p>
    <w:p w14:paraId="25B1FD4D" w14:textId="3C6535BD" w:rsidR="009303D9" w:rsidRPr="005B520E" w:rsidDel="00075733" w:rsidRDefault="009303D9" w:rsidP="00075733">
      <w:pPr>
        <w:pStyle w:val="BodyText"/>
        <w:ind w:firstLine="0pt"/>
        <w:rPr>
          <w:del w:id="505" w:author="Zachariah McCullough" w:date="2026-10-29T10:28:00Z"/>
        </w:rPr>
        <w:pPrChange w:id="506" w:author="Zachariah McCullough" w:date="2026-10-29T10:28:00Z">
          <w:pPr>
            <w:pStyle w:val="BodyText"/>
          </w:pPr>
        </w:pPrChange>
      </w:pPr>
      <w:del w:id="507" w:author="Zachariah McCullough" w:date="2026-10-29T10:28:00Z">
        <w:r w:rsidRPr="005B520E" w:rsidDel="00075733">
          <w:delText>The template will number citations consecutively within brackets [1]. The sentence punctuation follows the bracket [2]. Refer simply to the reference number, as in [3]—do not use “Ref. [3]” or “reference [3]” except at the beginning of a sentence: “Reference [3] was the first</w:delText>
        </w:r>
        <w:r w:rsidR="00F03103" w:rsidDel="00075733">
          <w:rPr>
            <w:lang w:val="en-US"/>
          </w:rPr>
          <w:delText xml:space="preserve"> </w:delText>
        </w:r>
        <w:r w:rsidR="00F03103" w:rsidDel="00075733">
          <w:delText>...</w:delText>
        </w:r>
        <w:r w:rsidRPr="005B520E" w:rsidDel="00075733">
          <w:delText>”</w:delText>
        </w:r>
      </w:del>
    </w:p>
    <w:p w14:paraId="384F2CE5" w14:textId="7D1849F9" w:rsidR="009303D9" w:rsidRPr="005B520E" w:rsidDel="00075733" w:rsidRDefault="009303D9" w:rsidP="00075733">
      <w:pPr>
        <w:pStyle w:val="BodyText"/>
        <w:ind w:firstLine="0pt"/>
        <w:rPr>
          <w:del w:id="508" w:author="Zachariah McCullough" w:date="2026-10-29T10:28:00Z"/>
        </w:rPr>
        <w:pPrChange w:id="509" w:author="Zachariah McCullough" w:date="2026-10-29T10:28:00Z">
          <w:pPr>
            <w:pStyle w:val="BodyText"/>
          </w:pPr>
        </w:pPrChange>
      </w:pPr>
      <w:del w:id="510" w:author="Zachariah McCullough" w:date="2026-10-29T10:28:00Z">
        <w:r w:rsidRPr="005B520E" w:rsidDel="00075733">
          <w:delText>Number footnotes separately in superscripts. Place the actual footnote at the bottom of the column in which it was cited. Do not put footnotes in the</w:delText>
        </w:r>
        <w:r w:rsidR="00233D97" w:rsidDel="00075733">
          <w:rPr>
            <w:lang w:val="en-US"/>
          </w:rPr>
          <w:delText xml:space="preserve"> abstract or</w:delText>
        </w:r>
        <w:r w:rsidRPr="005B520E" w:rsidDel="00075733">
          <w:delText xml:space="preserve"> reference list. Use letters for table footnotes.</w:delText>
        </w:r>
      </w:del>
    </w:p>
    <w:p w14:paraId="507A1054" w14:textId="6FE29F5F" w:rsidR="009303D9" w:rsidRPr="005B520E" w:rsidDel="00075733" w:rsidRDefault="009303D9" w:rsidP="00075733">
      <w:pPr>
        <w:pStyle w:val="BodyText"/>
        <w:ind w:firstLine="0pt"/>
        <w:rPr>
          <w:del w:id="511" w:author="Zachariah McCullough" w:date="2026-10-29T10:28:00Z"/>
        </w:rPr>
        <w:pPrChange w:id="512" w:author="Zachariah McCullough" w:date="2026-10-29T10:28:00Z">
          <w:pPr>
            <w:pStyle w:val="BodyText"/>
          </w:pPr>
        </w:pPrChange>
      </w:pPr>
      <w:del w:id="513" w:author="Zachariah McCullough" w:date="2026-10-29T10:28:00Z">
        <w:r w:rsidRPr="005B520E" w:rsidDel="00075733">
          <w:delText>Unless there are six au</w:delText>
        </w:r>
        <w:r w:rsidR="00C919A4" w:rsidDel="00075733">
          <w:delText>thors or more give all authors</w:delText>
        </w:r>
        <w:r w:rsidR="00C919A4" w:rsidDel="00075733">
          <w:rPr>
            <w:lang w:val="en-US"/>
          </w:rPr>
          <w:delText xml:space="preserve">’ </w:delText>
        </w:r>
        <w:r w:rsidRPr="005B520E" w:rsidDel="00075733">
          <w:delTex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delText>
        </w:r>
      </w:del>
    </w:p>
    <w:p w14:paraId="75D136C3" w14:textId="6DFCC156" w:rsidR="009303D9" w:rsidRPr="005B520E" w:rsidRDefault="009303D9" w:rsidP="00075733">
      <w:pPr>
        <w:pStyle w:val="Heading5"/>
        <w:pPrChange w:id="514" w:author="Zachariah McCullough" w:date="2026-10-29T10:28:00Z">
          <w:pPr>
            <w:pStyle w:val="BodyText"/>
          </w:pPr>
        </w:pPrChange>
      </w:pPr>
      <w:del w:id="515" w:author="Zachariah McCullough" w:date="2026-10-29T10:28:00Z">
        <w:r w:rsidRPr="005B520E" w:rsidDel="00075733">
          <w:delText xml:space="preserve">For </w:delText>
        </w:r>
        <w:r w:rsidRPr="00C919A4" w:rsidDel="00075733">
          <w:delText>papers</w:delText>
        </w:r>
        <w:r w:rsidRPr="005B520E" w:rsidDel="00075733">
          <w:delText xml:space="preserve"> published in translation journals, please give the English citation first, followed by the original foreign-language citation [6].</w:delText>
        </w:r>
      </w:del>
    </w:p>
    <w:p w14:paraId="5A986C8D" w14:textId="2E136B40" w:rsidR="00B63DCB" w:rsidRPr="00B63DCB" w:rsidRDefault="00B63DCB" w:rsidP="00B63DCB">
      <w:pPr>
        <w:pStyle w:val="references"/>
        <w:numPr>
          <w:ilvl w:val="0"/>
          <w:numId w:val="0"/>
        </w:numPr>
        <w:rPr>
          <w:ins w:id="516" w:author="Zachariah McCullough" w:date="2026-10-29T12:19:00Z"/>
          <w:rPrChange w:id="517" w:author="Zachariah McCullough" w:date="2026-10-29T12:19:00Z">
            <w:rPr>
              <w:ins w:id="518" w:author="Zachariah McCullough" w:date="2026-10-29T12:19:00Z"/>
              <w:i/>
              <w:iCs/>
            </w:rPr>
          </w:rPrChange>
        </w:rPr>
        <w:pPrChange w:id="519" w:author="Zachariah McCullough" w:date="2026-10-29T12:20:00Z">
          <w:pPr>
            <w:pStyle w:val="references"/>
            <w:ind w:start="17.70pt" w:hanging="17.70pt"/>
          </w:pPr>
        </w:pPrChange>
      </w:pPr>
    </w:p>
    <w:p w14:paraId="69C8886B" w14:textId="1E1ADF48" w:rsidR="00B63DCB" w:rsidRPr="00913F66" w:rsidRDefault="00B63DCB" w:rsidP="00B63DCB">
      <w:pPr>
        <w:pStyle w:val="references"/>
        <w:rPr>
          <w:ins w:id="520" w:author="Zachariah McCullough" w:date="2026-10-29T12:20:00Z"/>
        </w:rPr>
      </w:pPr>
      <w:ins w:id="521" w:author="Zachariah McCullough" w:date="2026-10-29T12:20:00Z">
        <w:r w:rsidRPr="00913F66">
          <w:t>Python Software Foundation, "heapq — Heap queue algorithm," Python Documentation, 2025. [Online]. Available: https://docs.python.org/3/library/heapq.html</w:t>
        </w:r>
      </w:ins>
    </w:p>
    <w:p w14:paraId="4D265A4B" w14:textId="55CF9006" w:rsidR="00B63DCB" w:rsidRPr="00913F66" w:rsidRDefault="00B63DCB" w:rsidP="00B63DCB">
      <w:pPr>
        <w:pStyle w:val="references"/>
        <w:rPr>
          <w:ins w:id="522" w:author="Zachariah McCullough" w:date="2026-10-29T12:20:00Z"/>
        </w:rPr>
      </w:pPr>
      <w:ins w:id="523" w:author="Zachariah McCullough" w:date="2026-10-29T12:20:00Z">
        <w:r w:rsidRPr="00913F66">
          <w:t>Python Software Foundation, "collections — Container datatypes," Python Documentation, 2025. [Online]. Available: https://docs.python.org/3/library/collections.html</w:t>
        </w:r>
      </w:ins>
    </w:p>
    <w:p w14:paraId="5362DEE3" w14:textId="7CF1503C" w:rsidR="00B63DCB" w:rsidRPr="00913F66" w:rsidRDefault="00B63DCB" w:rsidP="00B63DCB">
      <w:pPr>
        <w:pStyle w:val="references"/>
        <w:rPr>
          <w:ins w:id="524" w:author="Zachariah McCullough" w:date="2026-10-29T12:20:00Z"/>
        </w:rPr>
      </w:pPr>
      <w:ins w:id="525" w:author="Zachariah McCullough" w:date="2026-10-29T12:20:00Z">
        <w:r w:rsidRPr="00913F66">
          <w:t xml:space="preserve">C. R. Harris </w:t>
        </w:r>
        <w:r w:rsidRPr="00913F66">
          <w:rPr>
            <w:i/>
            <w:iCs/>
          </w:rPr>
          <w:t>et al.</w:t>
        </w:r>
        <w:r w:rsidRPr="00913F66">
          <w:t xml:space="preserve">, "Array programming with NumPy," </w:t>
        </w:r>
        <w:r w:rsidRPr="00913F66">
          <w:rPr>
            <w:i/>
            <w:iCs/>
          </w:rPr>
          <w:t>Nature</w:t>
        </w:r>
        <w:r w:rsidRPr="00913F66">
          <w:t>, vol. 585, no. 7825, pp. 357–362, 2020. [Online]. Available: https://www.nature.com/articles/s41586-020-2649-2</w:t>
        </w:r>
      </w:ins>
    </w:p>
    <w:p w14:paraId="130D9D09" w14:textId="33A50682" w:rsidR="00B63DCB" w:rsidRPr="00913F66" w:rsidRDefault="00B63DCB" w:rsidP="00B63DCB">
      <w:pPr>
        <w:pStyle w:val="references"/>
        <w:rPr>
          <w:ins w:id="526" w:author="Zachariah McCullough" w:date="2026-10-29T12:20:00Z"/>
        </w:rPr>
      </w:pPr>
      <w:ins w:id="527" w:author="Zachariah McCullough" w:date="2026-10-29T12:20:00Z">
        <w:r w:rsidRPr="00913F66">
          <w:t xml:space="preserve">J. D. Hunter, "Matplotlib: A 2D graphics environment," </w:t>
        </w:r>
        <w:r w:rsidRPr="00913F66">
          <w:rPr>
            <w:i/>
            <w:iCs/>
          </w:rPr>
          <w:t>Computing in Science &amp; Engineering</w:t>
        </w:r>
        <w:r w:rsidRPr="00913F66">
          <w:t>, vol. 9, no. 3, pp. 90–95, 2007. [Online]. Available: https://ieeexplore.ieee.org/document/4160265</w:t>
        </w:r>
      </w:ins>
    </w:p>
    <w:p w14:paraId="50A0B075" w14:textId="2704F021" w:rsidR="00B63DCB" w:rsidRPr="002D530E" w:rsidRDefault="00B63DCB" w:rsidP="00B63DCB">
      <w:pPr>
        <w:pStyle w:val="references"/>
        <w:rPr>
          <w:ins w:id="528" w:author="Zachariah McCullough" w:date="2026-10-29T12:20:00Z"/>
        </w:rPr>
      </w:pPr>
      <w:ins w:id="529" w:author="Zachariah McCullough" w:date="2026-10-29T12:20:00Z">
        <w:r w:rsidRPr="002D530E">
          <w:t xml:space="preserve">S. Russell and P. Norvig, </w:t>
        </w:r>
        <w:r w:rsidRPr="002D530E">
          <w:rPr>
            <w:i/>
            <w:iCs/>
          </w:rPr>
          <w:t>Artificial Intelligence: A Modern Approach</w:t>
        </w:r>
        <w:r w:rsidRPr="002D530E">
          <w:t>, 4th ed. Hoboken, NJ: Pearson, 2020.</w:t>
        </w:r>
      </w:ins>
    </w:p>
    <w:p w14:paraId="3F9E5CD5" w14:textId="107E37BA" w:rsidR="00B63DCB" w:rsidRPr="002D530E" w:rsidRDefault="00B63DCB" w:rsidP="00B63DCB">
      <w:pPr>
        <w:pStyle w:val="references"/>
        <w:rPr>
          <w:ins w:id="530" w:author="Zachariah McCullough" w:date="2026-10-29T12:20:00Z"/>
        </w:rPr>
      </w:pPr>
      <w:ins w:id="531" w:author="Zachariah McCullough" w:date="2026-10-29T12:20:00Z">
        <w:r w:rsidRPr="002D530E">
          <w:t xml:space="preserve">P. E. Hart, N. J. Nilsson, and B. Raphael, "A formal basis for the heuristic determination of minimum cost paths," </w:t>
        </w:r>
        <w:r w:rsidRPr="002D530E">
          <w:rPr>
            <w:i/>
            <w:iCs/>
          </w:rPr>
          <w:t>IEEE Transactions on Systems Science and Cybernetics</w:t>
        </w:r>
        <w:r w:rsidRPr="002D530E">
          <w:t>, vol. 4, no. 2, pp. 100–107, 1968. [Online]. Available: https://ieeexplore.ieee.org/document/4082128</w:t>
        </w:r>
      </w:ins>
    </w:p>
    <w:p w14:paraId="395C3989" w14:textId="39C1437D" w:rsidR="00B63DCB" w:rsidRPr="002D530E" w:rsidRDefault="00B63DCB" w:rsidP="00B63DCB">
      <w:pPr>
        <w:pStyle w:val="references"/>
        <w:rPr>
          <w:ins w:id="532" w:author="Zachariah McCullough" w:date="2026-10-29T12:20:00Z"/>
        </w:rPr>
      </w:pPr>
      <w:ins w:id="533" w:author="Zachariah McCullough" w:date="2026-10-29T12:20:00Z">
        <w:r w:rsidRPr="002D530E">
          <w:t xml:space="preserve">E. W. Dijkstra, "A note on two problems in connexion with graphs," </w:t>
        </w:r>
        <w:r w:rsidRPr="002D530E">
          <w:rPr>
            <w:i/>
            <w:iCs/>
          </w:rPr>
          <w:t>Numerische Mathematik</w:t>
        </w:r>
        <w:r w:rsidRPr="002D530E">
          <w:t>, vol. 1, no. 1, pp. 269–271, 1959. [Online]. Available: https://ir.cwi.nl/pub/9256/9256D.pdf</w:t>
        </w:r>
      </w:ins>
    </w:p>
    <w:p w14:paraId="221814AA" w14:textId="4474B811" w:rsidR="00B63DCB" w:rsidRPr="002D530E" w:rsidRDefault="00B63DCB" w:rsidP="00B63DCB">
      <w:pPr>
        <w:pStyle w:val="references"/>
        <w:rPr>
          <w:ins w:id="534" w:author="Zachariah McCullough" w:date="2026-10-29T12:20:00Z"/>
        </w:rPr>
      </w:pPr>
      <w:ins w:id="535" w:author="Zachariah McCullough" w:date="2026-10-29T12:20:00Z">
        <w:r w:rsidRPr="002D530E">
          <w:t xml:space="preserve">The Farama Foundation, "Toy Text Environments: FrozenLake," </w:t>
        </w:r>
        <w:r w:rsidRPr="002D530E">
          <w:rPr>
            <w:i/>
            <w:iCs/>
          </w:rPr>
          <w:t>Gymnasium Documentation</w:t>
        </w:r>
        <w:r w:rsidRPr="002D530E">
          <w:t>, 2025. [Online]. Available: https://gymnasium.farama.org/environments/toy_text/frozen_lake/</w:t>
        </w:r>
      </w:ins>
    </w:p>
    <w:p w14:paraId="10DD73B6" w14:textId="2FC77442" w:rsidR="00B63DCB" w:rsidRPr="002D530E" w:rsidRDefault="00B63DCB" w:rsidP="00B63DCB">
      <w:pPr>
        <w:pStyle w:val="references"/>
        <w:rPr>
          <w:ins w:id="536" w:author="Zachariah McCullough" w:date="2026-10-29T12:20:00Z"/>
        </w:rPr>
      </w:pPr>
      <w:ins w:id="537" w:author="Zachariah McCullough" w:date="2026-10-29T12:20:00Z">
        <w:r w:rsidRPr="002D530E">
          <w:t xml:space="preserve">R. S. Sutton and A. G. Barto, </w:t>
        </w:r>
        <w:r w:rsidRPr="002D530E">
          <w:rPr>
            <w:i/>
            <w:iCs/>
          </w:rPr>
          <w:t>Reinforcement Learning: An Introduction</w:t>
        </w:r>
        <w:r w:rsidRPr="002D530E">
          <w:t xml:space="preserve">, 2nd ed. Cambridge, MA: MIT Press, 2018. [Online]. Available: </w:t>
        </w:r>
        <w:r w:rsidRPr="002D530E">
          <w:lastRenderedPageBreak/>
          <w:t>https://web.stanford.edu/class/psych209/Readings/SuttonBartoIPRLBook2ndEd.pdf</w:t>
        </w:r>
      </w:ins>
    </w:p>
    <w:p w14:paraId="1AACB834" w14:textId="40A7E60F" w:rsidR="00B63DCB" w:rsidRPr="002D530E" w:rsidRDefault="00B63DCB" w:rsidP="00B63DCB">
      <w:pPr>
        <w:pStyle w:val="references"/>
        <w:rPr>
          <w:ins w:id="538" w:author="Zachariah McCullough" w:date="2026-10-29T12:20:00Z"/>
        </w:rPr>
      </w:pPr>
      <w:ins w:id="539" w:author="Zachariah McCullough" w:date="2026-10-29T12:20:00Z">
        <w:r w:rsidRPr="002D530E">
          <w:t xml:space="preserve">T. H. Cormen, C. E. Leiserson, R. L. Rivest, and C. Stein, </w:t>
        </w:r>
        <w:r w:rsidRPr="002D530E">
          <w:rPr>
            <w:i/>
            <w:iCs/>
          </w:rPr>
          <w:t>Introduction to Algorithms</w:t>
        </w:r>
        <w:r w:rsidRPr="002D530E">
          <w:t>, 4th ed. Cambridge, MA: MIT Press, 2022. [Online]. Available: https://www.cs.mcgill.ca/~akroit/math/compsci/Cormen%20Introduction%20to%20Algorithms.pdf</w:t>
        </w:r>
      </w:ins>
    </w:p>
    <w:p w14:paraId="6F23675F" w14:textId="3566E4C9" w:rsidR="00B63DCB" w:rsidRPr="002D530E" w:rsidRDefault="00B63DCB" w:rsidP="00B63DCB">
      <w:pPr>
        <w:pStyle w:val="references"/>
        <w:rPr>
          <w:ins w:id="540" w:author="Zachariah McCullough" w:date="2026-10-29T12:20:00Z"/>
        </w:rPr>
      </w:pPr>
      <w:ins w:id="541" w:author="Zachariah McCullough" w:date="2026-10-29T12:20:00Z">
        <w:r w:rsidRPr="002D530E">
          <w:t xml:space="preserve">J. Pearl, </w:t>
        </w:r>
        <w:r w:rsidRPr="002D530E">
          <w:rPr>
            <w:i/>
            <w:iCs/>
          </w:rPr>
          <w:t>Heuristics: Intelligent Search Strategies for Computer Problem Solving</w:t>
        </w:r>
        <w:r w:rsidRPr="002D530E">
          <w:t>. Reading, MA: Addison-Wesley, 1984. [Online]. Available: https://www.scribd.com/document/820231576/Judea-Pearl-Heuristics-Intelligent-Search-Strategies-for-Computer-Problem-Solving#page=45</w:t>
        </w:r>
      </w:ins>
    </w:p>
    <w:p w14:paraId="3C41A877" w14:textId="361492D1" w:rsidR="00B63DCB" w:rsidRPr="002D530E" w:rsidRDefault="00B63DCB" w:rsidP="00B63DCB">
      <w:pPr>
        <w:pStyle w:val="references"/>
        <w:rPr>
          <w:ins w:id="542" w:author="Zachariah McCullough" w:date="2026-10-29T12:20:00Z"/>
        </w:rPr>
      </w:pPr>
      <w:ins w:id="543" w:author="Zachariah McCullough" w:date="2026-10-29T12:20:00Z">
        <w:r w:rsidRPr="002D530E">
          <w:t xml:space="preserve">W. G. Macready and D. H. Wolpert, "Cost-free, value-free parameter configuration for search algorithms," </w:t>
        </w:r>
        <w:r w:rsidRPr="002D530E">
          <w:rPr>
            <w:i/>
            <w:iCs/>
          </w:rPr>
          <w:t>IEEE Transactions on Evolutionary Computation</w:t>
        </w:r>
        <w:r w:rsidRPr="002D530E">
          <w:t>, vol. 1, no. 1, pp. 41–58, Apr. 1997. [Online]. Available: https://www.cs.ubc.ca/~hutter/earg/papers07/00585893.pdf</w:t>
        </w:r>
      </w:ins>
    </w:p>
    <w:p w14:paraId="3DE8A7EF" w14:textId="38C2DB23" w:rsidR="00B63DCB" w:rsidRPr="002D530E" w:rsidRDefault="00B63DCB" w:rsidP="00B63DCB">
      <w:pPr>
        <w:pStyle w:val="references"/>
        <w:rPr>
          <w:ins w:id="544" w:author="Zachariah McCullough" w:date="2026-10-29T12:20:00Z"/>
        </w:rPr>
      </w:pPr>
      <w:ins w:id="545" w:author="Zachariah McCullough" w:date="2026-10-29T12:20:00Z">
        <w:r w:rsidRPr="002D530E">
          <w:t xml:space="preserve">C. Demetrescu and G. F. Italiano, "Engineering shortest path algorithms," in </w:t>
        </w:r>
        <w:r w:rsidRPr="002D530E">
          <w:rPr>
            <w:i/>
            <w:iCs/>
          </w:rPr>
          <w:t>Lecture Notes in Computer Science</w:t>
        </w:r>
        <w:r w:rsidRPr="002D530E">
          <w:t>, vol. 3046, May 2004, pp. 238–259. doi: 10.1007/978-3-540-24838-5_14.</w:t>
        </w:r>
      </w:ins>
    </w:p>
    <w:p w14:paraId="217F5956" w14:textId="27D19020" w:rsidR="00B63DCB" w:rsidRPr="002D530E" w:rsidRDefault="00B63DCB" w:rsidP="00B63DCB">
      <w:pPr>
        <w:pStyle w:val="references"/>
        <w:rPr>
          <w:ins w:id="546" w:author="Zachariah McCullough" w:date="2026-10-29T12:20:00Z"/>
        </w:rPr>
      </w:pPr>
      <w:ins w:id="547" w:author="Zachariah McCullough" w:date="2026-10-29T12:20:00Z">
        <w:r w:rsidRPr="002D530E">
          <w:t>C. Stachniss, "Introduction to Mobile Robotics: Graph Search and Dijkstra/A*," University of Bonn, Lecture Notes, 2016.</w:t>
        </w:r>
      </w:ins>
    </w:p>
    <w:p w14:paraId="2D930618" w14:textId="2808E169" w:rsidR="00B63DCB" w:rsidRPr="002D530E" w:rsidRDefault="00B63DCB" w:rsidP="00B63DCB">
      <w:pPr>
        <w:pStyle w:val="references"/>
        <w:rPr>
          <w:ins w:id="548" w:author="Zachariah McCullough" w:date="2026-10-29T12:20:00Z"/>
        </w:rPr>
      </w:pPr>
      <w:ins w:id="549" w:author="Zachariah McCullough" w:date="2026-10-29T12:20:00Z">
        <w:r w:rsidRPr="002D530E">
          <w:t xml:space="preserve">J. C. Latombe, </w:t>
        </w:r>
        <w:r w:rsidRPr="002D530E">
          <w:rPr>
            <w:i/>
            <w:iCs/>
          </w:rPr>
          <w:t>Robot Motion Planning</w:t>
        </w:r>
        <w:r w:rsidRPr="002D530E">
          <w:t>. Boston, MA: Kluwer Academic Publishers, 1991. [Online]. Available: https://www.researchgate.net/publication/242351349_Robot_Motion_Planning_A_Distributed_Representation_Approach</w:t>
        </w:r>
      </w:ins>
    </w:p>
    <w:p w14:paraId="7C5D95FD" w14:textId="51E4D39C" w:rsidR="00B63DCB" w:rsidRPr="002D530E" w:rsidRDefault="00B63DCB" w:rsidP="00B63DCB">
      <w:pPr>
        <w:pStyle w:val="references"/>
        <w:rPr>
          <w:ins w:id="550" w:author="Zachariah McCullough" w:date="2026-10-29T12:20:00Z"/>
        </w:rPr>
      </w:pPr>
      <w:ins w:id="551" w:author="Zachariah McCullough" w:date="2026-10-29T12:20:00Z">
        <w:r w:rsidRPr="002D530E">
          <w:t xml:space="preserve">R. E. Korf, "Depth-first iterative-deepening: An optimal admissible search strategy," </w:t>
        </w:r>
        <w:r w:rsidRPr="002D530E">
          <w:rPr>
            <w:i/>
            <w:iCs/>
          </w:rPr>
          <w:t>Artificial Intelligence</w:t>
        </w:r>
        <w:r w:rsidRPr="002D530E">
          <w:t>, vol. 27, no. 1, pp. 97–109, 1985. [Online]. Available: https://www.cse.sc.edu/~mgv/csce580f09/gradPres/korf_IDAStar_1985.pdf</w:t>
        </w:r>
      </w:ins>
    </w:p>
    <w:p w14:paraId="2D5011DC" w14:textId="018E1F1E" w:rsidR="00B63DCB" w:rsidRPr="002D530E" w:rsidRDefault="00B63DCB" w:rsidP="00B63DCB">
      <w:pPr>
        <w:pStyle w:val="references"/>
        <w:rPr>
          <w:ins w:id="552" w:author="Zachariah McCullough" w:date="2026-10-29T12:20:00Z"/>
        </w:rPr>
      </w:pPr>
      <w:ins w:id="553" w:author="Zachariah McCullough" w:date="2026-10-29T12:20:00Z">
        <w:r w:rsidRPr="002D530E">
          <w:t xml:space="preserve">R. Dechter and J. Pearl, "Generalized best-first search strategies and the optimality of A*," </w:t>
        </w:r>
        <w:r w:rsidRPr="002D530E">
          <w:rPr>
            <w:i/>
            <w:iCs/>
          </w:rPr>
          <w:t>Journal of the ACM</w:t>
        </w:r>
        <w:r w:rsidRPr="002D530E">
          <w:t>, vol. 32, no. 3, pp. 505–536, 1985. [Online]. Available: https://dl.acm.org/doi/pdf/10.1145/3828.3830</w:t>
        </w:r>
      </w:ins>
    </w:p>
    <w:p w14:paraId="73C9DDA4" w14:textId="38C04E17" w:rsidR="00B63DCB" w:rsidRPr="002D530E" w:rsidRDefault="00B63DCB" w:rsidP="00B63DCB">
      <w:pPr>
        <w:pStyle w:val="references"/>
        <w:rPr>
          <w:ins w:id="554" w:author="Zachariah McCullough" w:date="2026-10-29T12:20:00Z"/>
        </w:rPr>
      </w:pPr>
      <w:ins w:id="555" w:author="Zachariah McCullough" w:date="2026-10-29T12:20:00Z">
        <w:r w:rsidRPr="002D530E">
          <w:t xml:space="preserve">D. E. Knuth, </w:t>
        </w:r>
        <w:r w:rsidRPr="002D530E">
          <w:rPr>
            <w:i/>
            <w:iCs/>
          </w:rPr>
          <w:t>The Art of Computer Programming, Volume 1: Fundamental Algorithms</w:t>
        </w:r>
        <w:r w:rsidRPr="002D530E">
          <w:t>, 3rd ed. Reading, MA: Addison-Wesley, 1997. [Online]. Available: http://f.javier.io/rep/books/Donald-Knuth---The-Art-of-Computer-Programming-Vol-1-Fundamental-Algorithms.pdf</w:t>
        </w:r>
      </w:ins>
    </w:p>
    <w:p w14:paraId="2248C9AD" w14:textId="3C9AA800" w:rsidR="00B63DCB" w:rsidRPr="002D530E" w:rsidRDefault="00B63DCB" w:rsidP="00B63DCB">
      <w:pPr>
        <w:pStyle w:val="references"/>
        <w:rPr>
          <w:ins w:id="556" w:author="Zachariah McCullough" w:date="2026-10-29T12:20:00Z"/>
        </w:rPr>
      </w:pPr>
      <w:ins w:id="557" w:author="Zachariah McCullough" w:date="2026-10-29T12:20:00Z">
        <w:r w:rsidRPr="002D530E">
          <w:t xml:space="preserve">R. Sedgewick and K. Wayne, </w:t>
        </w:r>
        <w:r w:rsidRPr="002D530E">
          <w:rPr>
            <w:i/>
            <w:iCs/>
          </w:rPr>
          <w:t>Algorithms</w:t>
        </w:r>
        <w:r w:rsidRPr="002D530E">
          <w:t>, 4th ed. Upper Saddle River, NJ: Addison-Wesley, 2011. [Online]. Available: https://cs-web.bu.edu/fac/snyder/cs112/CourseMaterials/AlgorithmsChapterOne.pdf</w:t>
        </w:r>
      </w:ins>
    </w:p>
    <w:p w14:paraId="5D6DB74E" w14:textId="079C54E3" w:rsidR="00B63DCB" w:rsidRPr="002D530E" w:rsidRDefault="00B63DCB" w:rsidP="00B63DCB">
      <w:pPr>
        <w:pStyle w:val="references"/>
        <w:rPr>
          <w:ins w:id="558" w:author="Zachariah McCullough" w:date="2026-10-29T12:20:00Z"/>
        </w:rPr>
      </w:pPr>
      <w:ins w:id="559" w:author="Zachariah McCullough" w:date="2026-10-29T12:20:00Z">
        <w:r w:rsidRPr="002D530E">
          <w:t xml:space="preserve">J. S. Baras and D. Theodorakopoulos, "Path planning in dynamic environments," in </w:t>
        </w:r>
        <w:r w:rsidRPr="002D530E">
          <w:rPr>
            <w:i/>
            <w:iCs/>
          </w:rPr>
          <w:t>Proc. IEEE Conference on Decision and Control</w:t>
        </w:r>
        <w:r w:rsidRPr="002D530E">
          <w:t>, 2002. [Online]. Available: https://arxiv.org/pdf/1605.06853</w:t>
        </w:r>
      </w:ins>
    </w:p>
    <w:p w14:paraId="551E13C9" w14:textId="2D996C79" w:rsidR="00B63DCB" w:rsidRPr="002D530E" w:rsidRDefault="00B63DCB" w:rsidP="00B63DCB">
      <w:pPr>
        <w:pStyle w:val="references"/>
        <w:rPr>
          <w:ins w:id="560" w:author="Zachariah McCullough" w:date="2026-10-29T12:20:00Z"/>
        </w:rPr>
      </w:pPr>
      <w:ins w:id="561" w:author="Zachariah McCullough" w:date="2026-10-29T12:20:00Z">
        <w:r w:rsidRPr="002D530E">
          <w:t xml:space="preserve">S. Koenig and M. Likhachev, "Improved fast replanning for robot navigation in unknown terrain," in </w:t>
        </w:r>
        <w:r w:rsidRPr="002D530E">
          <w:rPr>
            <w:i/>
            <w:iCs/>
          </w:rPr>
          <w:t>Proc. AAAI</w:t>
        </w:r>
        <w:r w:rsidRPr="002D530E">
          <w:t>, 2002. [Online]. Available: https://www.cs.cmu.edu/~motionplanning/papers/sbp_papers/integrated3/koenig_dstarlite.pdf</w:t>
        </w:r>
      </w:ins>
    </w:p>
    <w:p w14:paraId="7DE9E7CC" w14:textId="5F8FCF86" w:rsidR="00B63DCB" w:rsidRPr="002D530E" w:rsidRDefault="00B63DCB" w:rsidP="00B63DCB">
      <w:pPr>
        <w:pStyle w:val="references"/>
        <w:rPr>
          <w:ins w:id="562" w:author="Zachariah McCullough" w:date="2026-10-29T12:20:00Z"/>
        </w:rPr>
      </w:pPr>
      <w:ins w:id="563" w:author="Zachariah McCullough" w:date="2026-10-29T12:20:00Z">
        <w:r w:rsidRPr="002D530E">
          <w:t xml:space="preserve">S. Thrun, W. Burgard, and D. Fox, </w:t>
        </w:r>
        <w:r w:rsidRPr="002D530E">
          <w:rPr>
            <w:i/>
            <w:iCs/>
          </w:rPr>
          <w:t>Probabilistic Robotics</w:t>
        </w:r>
        <w:r w:rsidRPr="002D530E">
          <w:t>. Cambridge, MA: MIT Press, 2005. [Online]. Available: https://docs.ufpr.br/~danielsantos/ProbabilisticRobotics.pdf</w:t>
        </w:r>
      </w:ins>
    </w:p>
    <w:p w14:paraId="116E7EE3" w14:textId="55E4DC99" w:rsidR="00B63DCB" w:rsidRPr="002D530E" w:rsidRDefault="00B63DCB" w:rsidP="00B63DCB">
      <w:pPr>
        <w:pStyle w:val="references"/>
        <w:rPr>
          <w:ins w:id="564" w:author="Zachariah McCullough" w:date="2026-10-29T12:20:00Z"/>
        </w:rPr>
      </w:pPr>
      <w:ins w:id="565" w:author="Zachariah McCullough" w:date="2026-10-29T12:20:00Z">
        <w:r w:rsidRPr="002D530E">
          <w:t xml:space="preserve">S. M. LaValle, </w:t>
        </w:r>
        <w:r w:rsidRPr="002D530E">
          <w:rPr>
            <w:i/>
            <w:iCs/>
          </w:rPr>
          <w:t>Planning Algorithms</w:t>
        </w:r>
        <w:r w:rsidRPr="002D530E">
          <w:t>. Cambridge, U.K.: Cambridge University Press, 2006. [Online]. Available: https://lavalle.pl/planning/book.pdf</w:t>
        </w:r>
      </w:ins>
    </w:p>
    <w:p w14:paraId="57069504" w14:textId="2693E379" w:rsidR="00B63DCB" w:rsidRPr="002D530E" w:rsidRDefault="00B63DCB" w:rsidP="00B63DCB">
      <w:pPr>
        <w:pStyle w:val="references"/>
        <w:rPr>
          <w:ins w:id="566" w:author="Zachariah McCullough" w:date="2026-10-29T12:20:00Z"/>
        </w:rPr>
      </w:pPr>
      <w:ins w:id="567" w:author="Zachariah McCullough" w:date="2026-10-29T12:20:00Z">
        <w:r w:rsidRPr="002D530E">
          <w:t xml:space="preserve">N. J. Nilsson, </w:t>
        </w:r>
        <w:r w:rsidRPr="002D530E">
          <w:rPr>
            <w:i/>
            <w:iCs/>
          </w:rPr>
          <w:t>Artificial Intelligence: A New Synthesis</w:t>
        </w:r>
        <w:r w:rsidRPr="002D530E">
          <w:t>. San Francisco, CA: Morgan Kaufmann, 1998.</w:t>
        </w:r>
      </w:ins>
    </w:p>
    <w:p w14:paraId="328FB064" w14:textId="72ABD7E4" w:rsidR="00B63DCB" w:rsidRPr="002D530E" w:rsidRDefault="00B63DCB" w:rsidP="00B63DCB">
      <w:pPr>
        <w:pStyle w:val="references"/>
        <w:rPr>
          <w:ins w:id="568" w:author="Zachariah McCullough" w:date="2026-10-29T12:20:00Z"/>
        </w:rPr>
      </w:pPr>
      <w:ins w:id="569" w:author="Zachariah McCullough" w:date="2026-10-29T12:20:00Z">
        <w:r w:rsidRPr="002D530E">
          <w:t xml:space="preserve">P. H. Winston, </w:t>
        </w:r>
        <w:r w:rsidRPr="002D530E">
          <w:rPr>
            <w:i/>
            <w:iCs/>
          </w:rPr>
          <w:t>Artificial Intelligence</w:t>
        </w:r>
        <w:r w:rsidRPr="002D530E">
          <w:t>, 3rd ed. Reading, MA: Addison-Wesley, 1992. [Online]. Available: https://courses.csail.mit.edu/6.034f/ai3/rest.pdf</w:t>
        </w:r>
      </w:ins>
    </w:p>
    <w:p w14:paraId="4D6EC26C" w14:textId="3ABDAE1E" w:rsidR="00B63DCB" w:rsidRDefault="00B63DCB" w:rsidP="00B63DCB">
      <w:pPr>
        <w:pStyle w:val="references"/>
        <w:rPr>
          <w:ins w:id="570" w:author="Zachariah McCullough" w:date="2026-10-29T12:20:00Z"/>
        </w:rPr>
      </w:pPr>
      <w:ins w:id="571" w:author="Zachariah McCullough" w:date="2026-10-29T12:20:00Z">
        <w:r w:rsidRPr="002D530E">
          <w:t xml:space="preserve">Z. Zertz, </w:t>
        </w:r>
        <w:r w:rsidRPr="002D530E">
          <w:rPr>
            <w:i/>
            <w:iCs/>
          </w:rPr>
          <w:t>Graph Theory and Its Applications</w:t>
        </w:r>
        <w:r w:rsidRPr="002D530E">
          <w:t>. Boca Raton, FL: CRC Press, 1995.</w:t>
        </w:r>
      </w:ins>
    </w:p>
    <w:p w14:paraId="2D2577C3" w14:textId="1489443F" w:rsidR="00B63DCB" w:rsidRPr="002D530E" w:rsidRDefault="00B63DCB" w:rsidP="00B63DCB">
      <w:pPr>
        <w:pStyle w:val="references"/>
        <w:rPr>
          <w:ins w:id="572" w:author="Zachariah McCullough" w:date="2026-10-29T12:20:00Z"/>
        </w:rPr>
      </w:pPr>
      <w:ins w:id="573" w:author="Zachariah McCullough" w:date="2026-10-29T12:20:00Z">
        <w:r w:rsidRPr="002D530E">
          <w:t xml:space="preserve">A. Barr and E. A. Feigenbaum, </w:t>
        </w:r>
        <w:r w:rsidRPr="002D530E">
          <w:rPr>
            <w:i/>
            <w:iCs/>
          </w:rPr>
          <w:t>The Handbook of Artificial Intelligence</w:t>
        </w:r>
        <w:r w:rsidRPr="002D530E">
          <w:t>, Volume 1. Los Altos, CA: William Kaufmann, 1981. [Online]. Available: https://dl.acm.org/doi/book/10.5555/540417</w:t>
        </w:r>
      </w:ins>
    </w:p>
    <w:p w14:paraId="1170351B" w14:textId="6E0292F8" w:rsidR="00B63DCB" w:rsidRPr="002D530E" w:rsidRDefault="00B63DCB" w:rsidP="00B63DCB">
      <w:pPr>
        <w:pStyle w:val="references"/>
        <w:rPr>
          <w:ins w:id="574" w:author="Zachariah McCullough" w:date="2026-10-29T12:20:00Z"/>
        </w:rPr>
      </w:pPr>
      <w:ins w:id="575" w:author="Zachariah McCullough" w:date="2026-10-29T12:20:00Z">
        <w:r w:rsidRPr="002D530E">
          <w:t xml:space="preserve">S. S. Skiena, </w:t>
        </w:r>
        <w:r w:rsidRPr="002D530E">
          <w:rPr>
            <w:i/>
            <w:iCs/>
          </w:rPr>
          <w:t>The Algorithm Design Manual</w:t>
        </w:r>
        <w:r w:rsidRPr="002D530E">
          <w:t>, 3rd ed. Cham, Switzerland: Springer, 2020. [Online]. Available: https://sureshcseit.wordpress.com/wp-content/uploads/2021/04/skienathealgorithmdesignmanual.pdf</w:t>
        </w:r>
      </w:ins>
    </w:p>
    <w:p w14:paraId="18B2084E" w14:textId="5404AB4A" w:rsidR="00B63DCB" w:rsidRPr="002D530E" w:rsidRDefault="00B63DCB" w:rsidP="00B63DCB">
      <w:pPr>
        <w:pStyle w:val="references"/>
        <w:rPr>
          <w:ins w:id="576" w:author="Zachariah McCullough" w:date="2026-10-29T12:20:00Z"/>
        </w:rPr>
      </w:pPr>
      <w:ins w:id="577" w:author="Zachariah McCullough" w:date="2026-10-29T12:20:00Z">
        <w:r w:rsidRPr="002D530E">
          <w:t xml:space="preserve">B. Bonet and H. Geffner, "Planning as heuristic search," </w:t>
        </w:r>
        <w:r w:rsidRPr="002D530E">
          <w:rPr>
            <w:i/>
            <w:iCs/>
          </w:rPr>
          <w:t>Artificial Intelligence</w:t>
        </w:r>
        <w:r w:rsidRPr="002D530E">
          <w:t>, vol. 129, no. 1-2, pp. 5–33, 2001. [Online]. Available: https://www.cs.toronto.edu/~sheila/2542/s14/A1/bonetgeffner-heusearch-aij01.pdf</w:t>
        </w:r>
      </w:ins>
    </w:p>
    <w:p w14:paraId="00F5545C" w14:textId="1E398836" w:rsidR="00B63DCB" w:rsidRPr="002D530E" w:rsidRDefault="00B63DCB" w:rsidP="00B63DCB">
      <w:pPr>
        <w:pStyle w:val="references"/>
        <w:rPr>
          <w:ins w:id="578" w:author="Zachariah McCullough" w:date="2026-10-29T12:20:00Z"/>
        </w:rPr>
      </w:pPr>
      <w:ins w:id="579" w:author="Zachariah McCullough" w:date="2026-10-29T12:20:00Z">
        <w:r w:rsidRPr="002D530E">
          <w:t xml:space="preserve">R. C. Holte </w:t>
        </w:r>
        <w:r w:rsidRPr="002D530E">
          <w:rPr>
            <w:i/>
            <w:iCs/>
          </w:rPr>
          <w:t>et al.</w:t>
        </w:r>
        <w:r w:rsidRPr="002D530E">
          <w:t xml:space="preserve">, "Suboptimal search for optimal pathfinding," in </w:t>
        </w:r>
        <w:r w:rsidRPr="002D530E">
          <w:rPr>
            <w:i/>
            <w:iCs/>
          </w:rPr>
          <w:t>Proc. IJCAI</w:t>
        </w:r>
        <w:r w:rsidRPr="002D530E">
          <w:t>, 2006.</w:t>
        </w:r>
      </w:ins>
    </w:p>
    <w:p w14:paraId="5EB1ED7D" w14:textId="1F175A50" w:rsidR="00B63DCB" w:rsidRPr="002D530E" w:rsidRDefault="00B63DCB" w:rsidP="00B63DCB">
      <w:pPr>
        <w:pStyle w:val="references"/>
        <w:rPr>
          <w:ins w:id="580" w:author="Zachariah McCullough" w:date="2026-10-29T12:20:00Z"/>
        </w:rPr>
      </w:pPr>
      <w:ins w:id="581" w:author="Zachariah McCullough" w:date="2026-10-29T12:20:00Z">
        <w:r w:rsidRPr="002D530E">
          <w:t xml:space="preserve">N. R. Sturtevant, "Benchmarks for grid-based pathfinding," </w:t>
        </w:r>
        <w:r w:rsidRPr="002D530E">
          <w:rPr>
            <w:i/>
            <w:iCs/>
          </w:rPr>
          <w:t>IEEE Transactions on Computational Intelligence and AI in Games</w:t>
        </w:r>
        <w:r w:rsidRPr="002D530E">
          <w:t>, vol. 4, no. 2, pp. 144–148, 2012. [Online]. Available: https://ieeexplore.ieee.org/document/6194296</w:t>
        </w:r>
      </w:ins>
    </w:p>
    <w:p w14:paraId="6AF0CAB9" w14:textId="4D687816" w:rsidR="00B63DCB" w:rsidRPr="002D530E" w:rsidRDefault="00B63DCB" w:rsidP="00B63DCB">
      <w:pPr>
        <w:pStyle w:val="references"/>
        <w:rPr>
          <w:ins w:id="582" w:author="Zachariah McCullough" w:date="2026-10-29T12:20:00Z"/>
        </w:rPr>
      </w:pPr>
      <w:ins w:id="583" w:author="Zachariah McCullough" w:date="2026-10-29T12:20:00Z">
        <w:r w:rsidRPr="002D530E">
          <w:t xml:space="preserve">A. Botea </w:t>
        </w:r>
        <w:r w:rsidRPr="002D530E">
          <w:rPr>
            <w:i/>
            <w:iCs/>
          </w:rPr>
          <w:t>et al.</w:t>
        </w:r>
        <w:r w:rsidRPr="002D530E">
          <w:t xml:space="preserve">, "Near-optimal hierarchical path-finding," </w:t>
        </w:r>
        <w:r w:rsidRPr="002D530E">
          <w:rPr>
            <w:i/>
            <w:iCs/>
          </w:rPr>
          <w:t>JAIR</w:t>
        </w:r>
        <w:r w:rsidRPr="002D530E">
          <w:t>, vol. 21, pp. 1–28, 2004. [Online]. Available: https://www.researchgate.net/publication/228785110_Near_optimal_hierarchical_path-finding_HPA</w:t>
        </w:r>
      </w:ins>
    </w:p>
    <w:p w14:paraId="329DF93E" w14:textId="6C0F7D44" w:rsidR="00B63DCB" w:rsidRPr="002D530E" w:rsidRDefault="00B63DCB" w:rsidP="00B63DCB">
      <w:pPr>
        <w:pStyle w:val="references"/>
        <w:rPr>
          <w:ins w:id="584" w:author="Zachariah McCullough" w:date="2026-10-29T12:20:00Z"/>
        </w:rPr>
      </w:pPr>
      <w:ins w:id="585" w:author="Zachariah McCullough" w:date="2026-10-29T12:20:00Z">
        <w:r w:rsidRPr="002D530E">
          <w:t>A. Patel, "Red Blob Games: Introduction to A* Pathfinding," 2017. [Online]. Available: https://www.redblobgames.com/pathfinding/a-star/introduction.html</w:t>
        </w:r>
      </w:ins>
    </w:p>
    <w:p w14:paraId="716F97DC" w14:textId="571F43A9" w:rsidR="00B63DCB" w:rsidRPr="002D530E" w:rsidRDefault="00B63DCB" w:rsidP="00B63DCB">
      <w:pPr>
        <w:pStyle w:val="references"/>
        <w:rPr>
          <w:ins w:id="586" w:author="Zachariah McCullough" w:date="2026-10-29T12:20:00Z"/>
        </w:rPr>
      </w:pPr>
      <w:ins w:id="587" w:author="Zachariah McCullough" w:date="2026-10-29T12:20:00Z">
        <w:r w:rsidRPr="002D530E">
          <w:t>The Farama Foundation, "Gymnasium: A standard API for reinforcement learning," 2025. [Online]. Available: https://gymnasium.farama.org/</w:t>
        </w:r>
      </w:ins>
    </w:p>
    <w:p w14:paraId="6121D90B" w14:textId="17BC5777" w:rsidR="00B63DCB" w:rsidRPr="002D530E" w:rsidRDefault="00B63DCB" w:rsidP="00B63DCB">
      <w:pPr>
        <w:pStyle w:val="references"/>
        <w:rPr>
          <w:ins w:id="588" w:author="Zachariah McCullough" w:date="2026-10-29T12:20:00Z"/>
        </w:rPr>
      </w:pPr>
      <w:ins w:id="589" w:author="Zachariah McCullough" w:date="2026-10-29T12:20:00Z">
        <w:r w:rsidRPr="002D530E">
          <w:t>Matplotlib Development Team, "Matplotlib Animation API," Matplotlib Documentation, 2025. [Online]. Available: https://matplotlib.org/stable/api/animation_api.html</w:t>
        </w:r>
      </w:ins>
    </w:p>
    <w:p w14:paraId="572AD5A1" w14:textId="77777777" w:rsidR="00B63DCB" w:rsidRDefault="00B63DCB" w:rsidP="00B63DCB">
      <w:pPr>
        <w:pStyle w:val="references"/>
        <w:numPr>
          <w:ilvl w:val="0"/>
          <w:numId w:val="0"/>
        </w:numPr>
        <w:ind w:start="18pt" w:hanging="18pt"/>
        <w:rPr>
          <w:ins w:id="590" w:author="Zachariah McCullough" w:date="2026-10-29T12:19:00Z"/>
        </w:rPr>
        <w:pPrChange w:id="591" w:author="Zachariah McCullough" w:date="2026-10-29T12:24:00Z">
          <w:pPr>
            <w:pStyle w:val="references"/>
            <w:ind w:start="17.70pt" w:hanging="17.70pt"/>
          </w:pPr>
        </w:pPrChange>
      </w:pPr>
    </w:p>
    <w:p w14:paraId="0D1A4159" w14:textId="56572F90" w:rsidR="00075733" w:rsidRPr="008842EA" w:rsidRDefault="00B63DCB" w:rsidP="00B63DCB">
      <w:pPr>
        <w:pStyle w:val="NormalWeb"/>
        <w:rPr>
          <w:ins w:id="592" w:author="Zachariah McCullough" w:date="2026-10-29T10:32:00Z"/>
          <w:sz w:val="16"/>
          <w:rPrChange w:id="593" w:author="Zachariah McCullough" w:date="2026-10-29T10:35:00Z">
            <w:rPr>
              <w:ins w:id="594" w:author="Zachariah McCullough" w:date="2026-10-29T10:32:00Z"/>
            </w:rPr>
          </w:rPrChange>
        </w:rPr>
      </w:pPr>
      <w:ins w:id="595" w:author="Zachariah McCullough" w:date="2026-10-29T12:19:00Z">
        <w:r w:rsidRPr="00B63DCB">
          <w:rPr>
            <w:sz w:val="16"/>
          </w:rPr>
          <w:t xml:space="preserve"> </w:t>
        </w:r>
      </w:ins>
    </w:p>
    <w:p w14:paraId="762EC548" w14:textId="77777777" w:rsidR="009303D9" w:rsidRPr="005B520E" w:rsidRDefault="009303D9"/>
    <w:p w14:paraId="7B535177" w14:textId="0E55A8A1" w:rsidR="009303D9" w:rsidDel="00075733" w:rsidRDefault="009303D9" w:rsidP="0004781E">
      <w:pPr>
        <w:pStyle w:val="references"/>
        <w:ind w:start="17.70pt" w:hanging="17.70pt"/>
        <w:rPr>
          <w:del w:id="596" w:author="Zachariah McCullough" w:date="2026-10-29T10:30:00Z"/>
        </w:rPr>
      </w:pPr>
      <w:del w:id="597" w:author="Zachariah McCullough" w:date="2026-10-29T10:30:00Z">
        <w:r w:rsidDel="00075733">
          <w:delText xml:space="preserve">G. Eason, B. Noble, and I. N. Sneddon, “On certain integrals of Lipschitz-Hankel type involving products of Bessel functions,” Phil. Trans. Roy. Soc. London, vol. A247, pp. 529–551, April 1955. </w:delText>
        </w:r>
        <w:r w:rsidDel="00075733">
          <w:rPr>
            <w:i/>
            <w:iCs/>
          </w:rPr>
          <w:delText>(references)</w:delText>
        </w:r>
      </w:del>
    </w:p>
    <w:p w14:paraId="46693B3D" w14:textId="51B43408" w:rsidR="009303D9" w:rsidDel="00075733" w:rsidRDefault="009303D9" w:rsidP="0004781E">
      <w:pPr>
        <w:pStyle w:val="references"/>
        <w:ind w:start="17.70pt" w:hanging="17.70pt"/>
        <w:rPr>
          <w:del w:id="598" w:author="Zachariah McCullough" w:date="2026-10-29T10:30:00Z"/>
        </w:rPr>
      </w:pPr>
      <w:del w:id="599" w:author="Zachariah McCullough" w:date="2026-10-29T10:30:00Z">
        <w:r w:rsidDel="00075733">
          <w:delText>J. Clerk Maxwell, A Treatise on Electricity and Magnetism, 3rd ed., vol. 2. Oxford: Clarendon, 1892, pp.68–73.</w:delText>
        </w:r>
      </w:del>
    </w:p>
    <w:p w14:paraId="4E127A7C" w14:textId="051A1C77" w:rsidR="009303D9" w:rsidDel="00075733" w:rsidRDefault="009303D9" w:rsidP="0004781E">
      <w:pPr>
        <w:pStyle w:val="references"/>
        <w:ind w:start="17.70pt" w:hanging="17.70pt"/>
        <w:rPr>
          <w:del w:id="600" w:author="Zachariah McCullough" w:date="2026-10-29T10:30:00Z"/>
        </w:rPr>
      </w:pPr>
      <w:del w:id="601" w:author="Zachariah McCullough" w:date="2026-10-29T10:30:00Z">
        <w:r w:rsidDel="00075733">
          <w:delText>I. S. Jacobs and C. P. Bean, “Fine particles, thin films and exchange anisotropy,” in Magnetism, vol. III, G. T. Rado and H. Suhl, Eds. New York: Academic, 1963, pp. 271–350.</w:delText>
        </w:r>
      </w:del>
    </w:p>
    <w:p w14:paraId="35F1D365" w14:textId="631FC90E" w:rsidR="009303D9" w:rsidDel="00075733" w:rsidRDefault="009303D9" w:rsidP="0004781E">
      <w:pPr>
        <w:pStyle w:val="references"/>
        <w:ind w:start="17.70pt" w:hanging="17.70pt"/>
        <w:rPr>
          <w:del w:id="602" w:author="Zachariah McCullough" w:date="2026-10-29T10:30:00Z"/>
        </w:rPr>
      </w:pPr>
      <w:del w:id="603" w:author="Zachariah McCullough" w:date="2026-10-29T10:30:00Z">
        <w:r w:rsidDel="00075733">
          <w:delText>K. Elissa, “Title of paper if known,” unpublished.</w:delText>
        </w:r>
      </w:del>
    </w:p>
    <w:p w14:paraId="19479632" w14:textId="6D8D269B" w:rsidR="009303D9" w:rsidDel="00075733" w:rsidRDefault="009303D9" w:rsidP="0004781E">
      <w:pPr>
        <w:pStyle w:val="references"/>
        <w:ind w:start="17.70pt" w:hanging="17.70pt"/>
        <w:rPr>
          <w:del w:id="604" w:author="Zachariah McCullough" w:date="2026-10-29T10:30:00Z"/>
        </w:rPr>
      </w:pPr>
      <w:del w:id="605" w:author="Zachariah McCullough" w:date="2026-10-29T10:30:00Z">
        <w:r w:rsidDel="00075733">
          <w:delText>R. Nicole, “Title of paper with only first word capitalized,” J. Name Stand. Abbrev., in press.</w:delText>
        </w:r>
      </w:del>
    </w:p>
    <w:p w14:paraId="6A59C119" w14:textId="72443459" w:rsidR="009303D9" w:rsidDel="00075733" w:rsidRDefault="009303D9" w:rsidP="0004781E">
      <w:pPr>
        <w:pStyle w:val="references"/>
        <w:ind w:start="17.70pt" w:hanging="17.70pt"/>
        <w:rPr>
          <w:del w:id="606" w:author="Zachariah McCullough" w:date="2026-10-29T10:30:00Z"/>
        </w:rPr>
      </w:pPr>
      <w:del w:id="607" w:author="Zachariah McCullough" w:date="2026-10-29T10:30:00Z">
        <w:r w:rsidDel="00075733">
          <w:delText>Y. Yorozu, M. Hirano, K. Oka, and Y. Tagawa, “Electron spectroscopy studies on magneto-optical media and plastic substrate interface,” IEEE Transl. J. Magn. Japan, vol. 2, pp. 740–741, August 1987 [Digests 9th Annual Conf. Magnetics Japan, p. 301, 1982].</w:delText>
        </w:r>
      </w:del>
    </w:p>
    <w:p w14:paraId="03CAF9EC" w14:textId="1CA4F75E" w:rsidR="00156B74" w:rsidDel="00075733" w:rsidRDefault="009303D9" w:rsidP="00156B74">
      <w:pPr>
        <w:pStyle w:val="references"/>
        <w:ind w:start="17.70pt" w:hanging="17.70pt"/>
        <w:rPr>
          <w:del w:id="608" w:author="Zachariah McCullough" w:date="2026-10-29T10:30:00Z"/>
        </w:rPr>
      </w:pPr>
      <w:del w:id="609" w:author="Zachariah McCullough" w:date="2026-10-29T10:30:00Z">
        <w:r w:rsidDel="00075733">
          <w:delText>M. Young, The Technical Writer</w:delText>
        </w:r>
        <w:r w:rsidR="00E7596C" w:rsidDel="00075733">
          <w:delText>’</w:delText>
        </w:r>
        <w:r w:rsidDel="00075733">
          <w:delText>s Handbook. Mill Valley, CA: University Science, 1989.</w:delText>
        </w:r>
      </w:del>
    </w:p>
    <w:p w14:paraId="095CD6D1" w14:textId="6C38E0CB" w:rsidR="00156B74" w:rsidRPr="00156B74" w:rsidDel="00075733" w:rsidRDefault="00156B74" w:rsidP="00156B74">
      <w:pPr>
        <w:pStyle w:val="references"/>
        <w:ind w:start="17.70pt" w:hanging="17.70pt"/>
        <w:rPr>
          <w:del w:id="610" w:author="Zachariah McCullough" w:date="2026-10-29T10:30:00Z"/>
          <w:rFonts w:ascii="NimbusRomNo9L-Regu" w:eastAsia="NimbusRomNo9L-Regu" w:cs="NimbusRomNo9L-Regu"/>
        </w:rPr>
      </w:pPr>
      <w:del w:id="611" w:author="Zachariah McCullough" w:date="2026-10-29T10:30:00Z">
        <w:r w:rsidRPr="00156B74" w:rsidDel="00075733">
          <w:rPr>
            <w:rFonts w:ascii="NimbusRomNo9L-Regu" w:eastAsia="NimbusRomNo9L-Regu" w:cs="NimbusRomNo9L-Regu"/>
          </w:rPr>
          <w:delText xml:space="preserve"> </w:delText>
        </w:r>
        <w:r w:rsidRPr="00156B74" w:rsidDel="00075733">
          <w:delText xml:space="preserve">K. Eves and J. Valasek, </w:delText>
        </w:r>
        <w:r w:rsidRPr="00156B74" w:rsidDel="00075733">
          <w:rPr>
            <w:rFonts w:hint="eastAsia"/>
          </w:rPr>
          <w:delText>“</w:delText>
        </w:r>
        <w:r w:rsidRPr="00156B74" w:rsidDel="00075733">
          <w:delText>Adaptive control for singularly perturbed systems examples,</w:delText>
        </w:r>
        <w:r w:rsidRPr="00156B74" w:rsidDel="00075733">
          <w:rPr>
            <w:rFonts w:hint="eastAsia"/>
          </w:rPr>
          <w:delText>”</w:delText>
        </w:r>
        <w:r w:rsidRPr="00156B74" w:rsidDel="00075733">
          <w:delText xml:space="preserve"> Code Ocean, Aug. 2023. [Online]. Available: https://codeocean.com/capsule/4989235/tree</w:delText>
        </w:r>
        <w:r w:rsidDel="00075733">
          <w:delText xml:space="preserve"> </w:delText>
        </w:r>
      </w:del>
    </w:p>
    <w:p w14:paraId="02A693BF" w14:textId="6B6D2F9E" w:rsidR="00156B74" w:rsidDel="00075733" w:rsidRDefault="00156B74" w:rsidP="00156B74">
      <w:pPr>
        <w:pStyle w:val="references"/>
        <w:autoSpaceDE w:val="0"/>
        <w:autoSpaceDN w:val="0"/>
        <w:adjustRightInd w:val="0"/>
        <w:ind w:start="17.70pt" w:hanging="17.70pt"/>
        <w:jc w:val="start"/>
        <w:rPr>
          <w:del w:id="612" w:author="Zachariah McCullough" w:date="2026-10-29T10:30:00Z"/>
        </w:rPr>
      </w:pPr>
      <w:del w:id="613" w:author="Zachariah McCullough" w:date="2026-10-29T10:30:00Z">
        <w:r w:rsidRPr="00156B74" w:rsidDel="00075733">
          <w:delText xml:space="preserve">D. P. Kingma and M. Welling, </w:delText>
        </w:r>
        <w:r w:rsidRPr="00156B74" w:rsidDel="00075733">
          <w:rPr>
            <w:rFonts w:hint="eastAsia"/>
          </w:rPr>
          <w:delText>“</w:delText>
        </w:r>
        <w:r w:rsidRPr="00156B74" w:rsidDel="00075733">
          <w:delText>Auto-encoding variational Bayes,</w:delText>
        </w:r>
        <w:r w:rsidRPr="00156B74" w:rsidDel="00075733">
          <w:rPr>
            <w:rFonts w:hint="eastAsia"/>
          </w:rPr>
          <w:delText>”</w:delText>
        </w:r>
        <w:r w:rsidRPr="00156B74" w:rsidDel="00075733">
          <w:delText xml:space="preserve"> 2013, arXiv:1312.6114. [Online]. Available: https://arxiv.org/abs/1312.6114</w:delText>
        </w:r>
      </w:del>
    </w:p>
    <w:p w14:paraId="2E399E5B" w14:textId="7421A3D9" w:rsidR="00156B74" w:rsidDel="00075733" w:rsidRDefault="00156B74" w:rsidP="00156B74">
      <w:pPr>
        <w:pStyle w:val="references"/>
        <w:autoSpaceDE w:val="0"/>
        <w:autoSpaceDN w:val="0"/>
        <w:adjustRightInd w:val="0"/>
        <w:ind w:start="17.70pt" w:hanging="17.70pt"/>
        <w:jc w:val="start"/>
        <w:rPr>
          <w:del w:id="614" w:author="Zachariah McCullough" w:date="2026-10-29T10:30:00Z"/>
        </w:rPr>
      </w:pPr>
      <w:del w:id="615" w:author="Zachariah McCullough" w:date="2026-10-29T10:30:00Z">
        <w:r w:rsidRPr="00156B74" w:rsidDel="00075733">
          <w:delText xml:space="preserve">S. Liu, </w:delText>
        </w:r>
        <w:r w:rsidRPr="00156B74" w:rsidDel="00075733">
          <w:rPr>
            <w:rFonts w:hint="eastAsia"/>
          </w:rPr>
          <w:delText>“</w:delText>
        </w:r>
        <w:r w:rsidRPr="00156B74" w:rsidDel="00075733">
          <w:delText>Wi-Fi Energy Detection Testbed (12MTC),</w:delText>
        </w:r>
        <w:r w:rsidRPr="00156B74" w:rsidDel="00075733">
          <w:rPr>
            <w:rFonts w:hint="eastAsia"/>
          </w:rPr>
          <w:delText>”</w:delText>
        </w:r>
        <w:r w:rsidRPr="00156B74" w:rsidDel="00075733">
          <w:delText xml:space="preserve"> 2023, gitHub repository. [Online]. Available: </w:delText>
        </w:r>
        <w:r w:rsidDel="00075733">
          <w:delText xml:space="preserve">https://github.com/liustone99/Wi-Fi-Energy-Detection-Testbed-12MTC </w:delText>
        </w:r>
      </w:del>
    </w:p>
    <w:p w14:paraId="3B8DFCE8" w14:textId="0B027DDD" w:rsidR="00156B74" w:rsidRPr="00156B74" w:rsidDel="00075733" w:rsidRDefault="00156B74" w:rsidP="00156B74">
      <w:pPr>
        <w:pStyle w:val="references"/>
        <w:autoSpaceDE w:val="0"/>
        <w:autoSpaceDN w:val="0"/>
        <w:adjustRightInd w:val="0"/>
        <w:ind w:start="17.70pt" w:hanging="17.70pt"/>
        <w:jc w:val="start"/>
        <w:rPr>
          <w:del w:id="616" w:author="Zachariah McCullough" w:date="2026-10-29T10:30:00Z"/>
        </w:rPr>
      </w:pPr>
      <w:del w:id="617" w:author="Zachariah McCullough" w:date="2026-10-29T10:30:00Z">
        <w:r w:rsidDel="00075733">
          <w:delText>“</w:delText>
        </w:r>
        <w:r w:rsidRPr="00156B74" w:rsidDel="00075733">
          <w:delText>Treatment episode data set: discharges (TEDS-D): concatenated, 2006</w:delText>
        </w:r>
        <w:r w:rsidDel="00075733">
          <w:delText xml:space="preserve"> </w:delText>
        </w:r>
        <w:r w:rsidRPr="00156B74" w:rsidDel="00075733">
          <w:delText>to 2009.</w:delText>
        </w:r>
        <w:r w:rsidRPr="00156B74" w:rsidDel="00075733">
          <w:rPr>
            <w:rFonts w:hint="eastAsia"/>
          </w:rPr>
          <w:delText>”</w:delText>
        </w:r>
        <w:r w:rsidRPr="00156B74" w:rsidDel="00075733">
          <w:delText xml:space="preserve"> U.S. Department of Health and Human Services, Substance</w:delText>
        </w:r>
        <w:r w:rsidDel="00075733">
          <w:delText xml:space="preserve"> </w:delText>
        </w:r>
        <w:r w:rsidRPr="00156B74" w:rsidDel="00075733">
          <w:delText>Abuse and Mental Health Services Administration, Office of Applied Studies, August, 2013, DOI:10.3886/ICPSR30122.v2</w:delText>
        </w:r>
      </w:del>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del w:id="618" w:author="Zachariah McCullough" w:date="2026-10-29T10:33:00Z">
        <w:r w:rsidRPr="00F96569" w:rsidDel="008842EA">
          <w:rPr>
            <w:rFonts w:eastAsia="SimSun"/>
            <w:b/>
            <w:noProof w:val="0"/>
            <w:color w:val="FF0000"/>
            <w:spacing w:val="-1"/>
            <w:sz w:val="20"/>
            <w:szCs w:val="20"/>
            <w:lang w:val="x-none" w:eastAsia="x-none"/>
          </w:rPr>
          <w:delText xml:space="preserve">IEEE conference templates contain guidance text for composing and formatting conference papers. Please ensure that all template text is removed from your conference paper prior to submission to the conference. Failure to remove template text from your paper </w:delText>
        </w:r>
        <w:r w:rsidR="00A83751" w:rsidDel="008842EA">
          <w:rPr>
            <w:rFonts w:eastAsia="SimSun"/>
            <w:b/>
            <w:noProof w:val="0"/>
            <w:color w:val="FF0000"/>
            <w:spacing w:val="-1"/>
            <w:sz w:val="20"/>
            <w:szCs w:val="20"/>
            <w:lang w:eastAsia="x-none"/>
          </w:rPr>
          <w:delText>may</w:delText>
        </w:r>
        <w:r w:rsidRPr="00F96569" w:rsidDel="008842EA">
          <w:rPr>
            <w:rFonts w:eastAsia="SimSun"/>
            <w:b/>
            <w:noProof w:val="0"/>
            <w:color w:val="FF0000"/>
            <w:spacing w:val="-1"/>
            <w:sz w:val="20"/>
            <w:szCs w:val="20"/>
            <w:lang w:val="x-none" w:eastAsia="x-none"/>
          </w:rPr>
          <w:delText xml:space="preserve"> result in your paper not being published.</w:delText>
        </w:r>
      </w:del>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74D1DBD4" w14:textId="77777777" w:rsidR="00CD1984" w:rsidRDefault="00CD1984" w:rsidP="001A3B3D">
      <w:r>
        <w:separator/>
      </w:r>
    </w:p>
  </w:endnote>
  <w:endnote w:type="continuationSeparator" w:id="0">
    <w:p w14:paraId="2B726105" w14:textId="77777777" w:rsidR="00CD1984" w:rsidRDefault="00CD19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22221F62" w14:textId="23EE5717" w:rsidR="001A3B3D" w:rsidRPr="006F6D3D" w:rsidRDefault="001A3B3D" w:rsidP="0056610F">
    <w:pPr>
      <w:pStyle w:val="Footer"/>
      <w:jc w:val="start"/>
      <w:rPr>
        <w:sz w:val="16"/>
        <w:szCs w:val="16"/>
      </w:rPr>
    </w:pPr>
    <w:del w:id="8" w:author="Zachariah McCullough" w:date="2026-10-29T10:27:00Z">
      <w:r w:rsidRPr="006F6D3D" w:rsidDel="00075733">
        <w:rPr>
          <w:sz w:val="16"/>
          <w:szCs w:val="16"/>
        </w:rPr>
        <w:delText>XXX-X-XXXX-XXXX-X/XX/$XX.00 ©20XX IEEE</w:delText>
      </w:r>
    </w:del>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2158A071" w14:textId="77777777" w:rsidR="00CD1984" w:rsidRDefault="00CD1984" w:rsidP="001A3B3D">
      <w:r>
        <w:separator/>
      </w:r>
    </w:p>
  </w:footnote>
  <w:footnote w:type="continuationSeparator" w:id="0">
    <w:p w14:paraId="5A108AE9" w14:textId="77777777" w:rsidR="00CD1984" w:rsidRDefault="00CD19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B4515F"/>
    <w:multiLevelType w:val="hybridMultilevel"/>
    <w:tmpl w:val="EB98E49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1865845"/>
    <w:multiLevelType w:val="hybridMultilevel"/>
    <w:tmpl w:val="2E666650"/>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3C55133"/>
    <w:multiLevelType w:val="hybridMultilevel"/>
    <w:tmpl w:val="ACC6D1F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7"/>
  </w:num>
  <w:num w:numId="2">
    <w:abstractNumId w:val="22"/>
  </w:num>
  <w:num w:numId="3">
    <w:abstractNumId w:val="15"/>
  </w:num>
  <w:num w:numId="4">
    <w:abstractNumId w:val="19"/>
  </w:num>
  <w:num w:numId="5">
    <w:abstractNumId w:val="19"/>
  </w:num>
  <w:num w:numId="6">
    <w:abstractNumId w:val="19"/>
  </w:num>
  <w:num w:numId="7">
    <w:abstractNumId w:val="19"/>
  </w:num>
  <w:num w:numId="8">
    <w:abstractNumId w:val="21"/>
  </w:num>
  <w:num w:numId="9">
    <w:abstractNumId w:val="23"/>
  </w:num>
  <w:num w:numId="10">
    <w:abstractNumId w:val="18"/>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21"/>
  </w:num>
  <w:num w:numId="26">
    <w:abstractNumId w:val="16"/>
  </w:num>
  <w:num w:numId="27">
    <w:abstractNumId w:val="11"/>
  </w:num>
  <w:num w:numId="28">
    <w:abstractNumId w:val="14"/>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15:person w15:author="Zachariah McCullough">
    <w15:presenceInfo w15:providerId="AD" w15:userId="S-1-5-21-3885718231-639565703-585033454-392391"/>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trackRevision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2B8"/>
    <w:rsid w:val="0004781E"/>
    <w:rsid w:val="00075733"/>
    <w:rsid w:val="0008758A"/>
    <w:rsid w:val="000C1E68"/>
    <w:rsid w:val="000F3127"/>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5E6F69"/>
    <w:rsid w:val="00620091"/>
    <w:rsid w:val="006347CF"/>
    <w:rsid w:val="00645D22"/>
    <w:rsid w:val="00651A08"/>
    <w:rsid w:val="00654204"/>
    <w:rsid w:val="00670434"/>
    <w:rsid w:val="00696C3F"/>
    <w:rsid w:val="006B6B66"/>
    <w:rsid w:val="006D781F"/>
    <w:rsid w:val="006F6D3D"/>
    <w:rsid w:val="00704134"/>
    <w:rsid w:val="00715BEA"/>
    <w:rsid w:val="00740EEA"/>
    <w:rsid w:val="00794804"/>
    <w:rsid w:val="007B33F1"/>
    <w:rsid w:val="007C0308"/>
    <w:rsid w:val="007C2FF2"/>
    <w:rsid w:val="007D6232"/>
    <w:rsid w:val="007F1F99"/>
    <w:rsid w:val="007F768F"/>
    <w:rsid w:val="0080791D"/>
    <w:rsid w:val="00873603"/>
    <w:rsid w:val="008842EA"/>
    <w:rsid w:val="008A2C7D"/>
    <w:rsid w:val="008C4B23"/>
    <w:rsid w:val="008F6E2C"/>
    <w:rsid w:val="009303D9"/>
    <w:rsid w:val="00933C64"/>
    <w:rsid w:val="00972203"/>
    <w:rsid w:val="00976ADC"/>
    <w:rsid w:val="00A059B3"/>
    <w:rsid w:val="00A83751"/>
    <w:rsid w:val="00AB5A2F"/>
    <w:rsid w:val="00AE3409"/>
    <w:rsid w:val="00B11A60"/>
    <w:rsid w:val="00B22613"/>
    <w:rsid w:val="00B41FE8"/>
    <w:rsid w:val="00B63DCB"/>
    <w:rsid w:val="00B835FC"/>
    <w:rsid w:val="00BA1025"/>
    <w:rsid w:val="00BC3420"/>
    <w:rsid w:val="00BE7D3C"/>
    <w:rsid w:val="00BF5FF6"/>
    <w:rsid w:val="00C0207F"/>
    <w:rsid w:val="00C16117"/>
    <w:rsid w:val="00C3075A"/>
    <w:rsid w:val="00C76FFC"/>
    <w:rsid w:val="00C919A4"/>
    <w:rsid w:val="00CA4392"/>
    <w:rsid w:val="00CC393F"/>
    <w:rsid w:val="00CD1984"/>
    <w:rsid w:val="00D13749"/>
    <w:rsid w:val="00D2176E"/>
    <w:rsid w:val="00D434FB"/>
    <w:rsid w:val="00D632BE"/>
    <w:rsid w:val="00D72D06"/>
    <w:rsid w:val="00D7522C"/>
    <w:rsid w:val="00D7536F"/>
    <w:rsid w:val="00D76668"/>
    <w:rsid w:val="00D836E4"/>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BalloonText">
    <w:name w:val="Balloon Text"/>
    <w:basedOn w:val="Normal"/>
    <w:link w:val="BalloonTextChar"/>
    <w:rsid w:val="00075733"/>
    <w:rPr>
      <w:rFonts w:ascii="Segoe UI" w:hAnsi="Segoe UI" w:cs="Segoe UI"/>
      <w:sz w:val="18"/>
      <w:szCs w:val="18"/>
    </w:rPr>
  </w:style>
  <w:style w:type="character" w:customStyle="1" w:styleId="BalloonTextChar">
    <w:name w:val="Balloon Text Char"/>
    <w:basedOn w:val="DefaultParagraphFont"/>
    <w:link w:val="BalloonText"/>
    <w:rsid w:val="00075733"/>
    <w:rPr>
      <w:rFonts w:ascii="Segoe UI" w:hAnsi="Segoe UI" w:cs="Segoe UI"/>
      <w:sz w:val="18"/>
      <w:szCs w:val="18"/>
    </w:rPr>
  </w:style>
  <w:style w:type="paragraph" w:styleId="NormalWeb">
    <w:name w:val="Normal (Web)"/>
    <w:basedOn w:val="Normal"/>
    <w:uiPriority w:val="99"/>
    <w:unhideWhenUsed/>
    <w:rsid w:val="00075733"/>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8842EA"/>
    <w:pPr>
      <w:ind w:start="36pt"/>
      <w:contextualSpacing/>
    </w:pPr>
  </w:style>
  <w:style w:type="paragraph" w:styleId="Revision">
    <w:name w:val="Revision"/>
    <w:hidden/>
    <w:uiPriority w:val="99"/>
    <w:semiHidden/>
    <w:rsid w:val="00B835FC"/>
  </w:style>
  <w:style w:type="character" w:customStyle="1" w:styleId="Heading1Char">
    <w:name w:val="Heading 1 Char"/>
    <w:basedOn w:val="DefaultParagraphFont"/>
    <w:link w:val="Heading1"/>
    <w:uiPriority w:val="9"/>
    <w:rsid w:val="00B63DCB"/>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660277538">
      <w:bodyDiv w:val="1"/>
      <w:marLeft w:val="0pt"/>
      <w:marRight w:val="0pt"/>
      <w:marTop w:val="0pt"/>
      <w:marBottom w:val="0pt"/>
      <w:divBdr>
        <w:top w:val="none" w:sz="0" w:space="0" w:color="auto"/>
        <w:left w:val="none" w:sz="0" w:space="0" w:color="auto"/>
        <w:bottom w:val="none" w:sz="0" w:space="0" w:color="auto"/>
        <w:right w:val="none" w:sz="0" w:space="0" w:color="auto"/>
      </w:divBdr>
    </w:div>
    <w:div w:id="17171982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1490277">
          <w:marLeft w:val="0pt"/>
          <w:marRight w:val="0pt"/>
          <w:marTop w:val="0pt"/>
          <w:marBottom w:val="0pt"/>
          <w:divBdr>
            <w:top w:val="none" w:sz="0" w:space="0" w:color="auto"/>
            <w:left w:val="none" w:sz="0" w:space="0" w:color="auto"/>
            <w:bottom w:val="none" w:sz="0" w:space="0" w:color="auto"/>
            <w:right w:val="none" w:sz="0" w:space="0" w:color="auto"/>
          </w:divBdr>
          <w:divsChild>
            <w:div w:id="923957071">
              <w:marLeft w:val="0pt"/>
              <w:marRight w:val="0pt"/>
              <w:marTop w:val="0pt"/>
              <w:marBottom w:val="0pt"/>
              <w:divBdr>
                <w:top w:val="none" w:sz="0" w:space="0" w:color="auto"/>
                <w:left w:val="none" w:sz="0" w:space="0" w:color="auto"/>
                <w:bottom w:val="none" w:sz="0" w:space="0" w:color="auto"/>
                <w:right w:val="none" w:sz="0" w:space="0" w:color="auto"/>
              </w:divBdr>
            </w:div>
            <w:div w:id="1244409190">
              <w:marLeft w:val="0pt"/>
              <w:marRight w:val="0pt"/>
              <w:marTop w:val="0pt"/>
              <w:marBottom w:val="0pt"/>
              <w:divBdr>
                <w:top w:val="none" w:sz="0" w:space="0" w:color="auto"/>
                <w:left w:val="none" w:sz="0" w:space="0" w:color="auto"/>
                <w:bottom w:val="none" w:sz="0" w:space="0" w:color="auto"/>
                <w:right w:val="none" w:sz="0" w:space="0" w:color="auto"/>
              </w:divBdr>
            </w:div>
            <w:div w:id="1150636770">
              <w:marLeft w:val="0pt"/>
              <w:marRight w:val="0pt"/>
              <w:marTop w:val="0pt"/>
              <w:marBottom w:val="0pt"/>
              <w:divBdr>
                <w:top w:val="none" w:sz="0" w:space="0" w:color="auto"/>
                <w:left w:val="none" w:sz="0" w:space="0" w:color="auto"/>
                <w:bottom w:val="none" w:sz="0" w:space="0" w:color="auto"/>
                <w:right w:val="none" w:sz="0" w:space="0" w:color="auto"/>
              </w:divBdr>
            </w:div>
            <w:div w:id="1471903916">
              <w:marLeft w:val="0pt"/>
              <w:marRight w:val="0pt"/>
              <w:marTop w:val="0pt"/>
              <w:marBottom w:val="0pt"/>
              <w:divBdr>
                <w:top w:val="none" w:sz="0" w:space="0" w:color="auto"/>
                <w:left w:val="none" w:sz="0" w:space="0" w:color="auto"/>
                <w:bottom w:val="none" w:sz="0" w:space="0" w:color="auto"/>
                <w:right w:val="none" w:sz="0" w:space="0" w:color="auto"/>
              </w:divBdr>
            </w:div>
            <w:div w:id="351076992">
              <w:marLeft w:val="0pt"/>
              <w:marRight w:val="0pt"/>
              <w:marTop w:val="0pt"/>
              <w:marBottom w:val="0pt"/>
              <w:divBdr>
                <w:top w:val="none" w:sz="0" w:space="0" w:color="auto"/>
                <w:left w:val="none" w:sz="0" w:space="0" w:color="auto"/>
                <w:bottom w:val="none" w:sz="0" w:space="0" w:color="auto"/>
                <w:right w:val="none" w:sz="0" w:space="0" w:color="auto"/>
              </w:divBdr>
            </w:div>
            <w:div w:id="1980958443">
              <w:marLeft w:val="0pt"/>
              <w:marRight w:val="0pt"/>
              <w:marTop w:val="0pt"/>
              <w:marBottom w:val="0pt"/>
              <w:divBdr>
                <w:top w:val="none" w:sz="0" w:space="0" w:color="auto"/>
                <w:left w:val="none" w:sz="0" w:space="0" w:color="auto"/>
                <w:bottom w:val="none" w:sz="0" w:space="0" w:color="auto"/>
                <w:right w:val="none" w:sz="0" w:space="0" w:color="auto"/>
              </w:divBdr>
            </w:div>
            <w:div w:id="1857694036">
              <w:marLeft w:val="0pt"/>
              <w:marRight w:val="0pt"/>
              <w:marTop w:val="0pt"/>
              <w:marBottom w:val="0pt"/>
              <w:divBdr>
                <w:top w:val="none" w:sz="0" w:space="0" w:color="auto"/>
                <w:left w:val="none" w:sz="0" w:space="0" w:color="auto"/>
                <w:bottom w:val="none" w:sz="0" w:space="0" w:color="auto"/>
                <w:right w:val="none" w:sz="0" w:space="0" w:color="auto"/>
              </w:divBdr>
            </w:div>
            <w:div w:id="262997358">
              <w:marLeft w:val="0pt"/>
              <w:marRight w:val="0pt"/>
              <w:marTop w:val="0pt"/>
              <w:marBottom w:val="0pt"/>
              <w:divBdr>
                <w:top w:val="none" w:sz="0" w:space="0" w:color="auto"/>
                <w:left w:val="none" w:sz="0" w:space="0" w:color="auto"/>
                <w:bottom w:val="none" w:sz="0" w:space="0" w:color="auto"/>
                <w:right w:val="none" w:sz="0" w:space="0" w:color="auto"/>
              </w:divBdr>
            </w:div>
            <w:div w:id="1291202093">
              <w:marLeft w:val="0pt"/>
              <w:marRight w:val="0pt"/>
              <w:marTop w:val="0pt"/>
              <w:marBottom w:val="0pt"/>
              <w:divBdr>
                <w:top w:val="none" w:sz="0" w:space="0" w:color="auto"/>
                <w:left w:val="none" w:sz="0" w:space="0" w:color="auto"/>
                <w:bottom w:val="none" w:sz="0" w:space="0" w:color="auto"/>
                <w:right w:val="none" w:sz="0" w:space="0" w:color="auto"/>
              </w:divBdr>
            </w:div>
            <w:div w:id="400910714">
              <w:marLeft w:val="0pt"/>
              <w:marRight w:val="0pt"/>
              <w:marTop w:val="0pt"/>
              <w:marBottom w:val="0pt"/>
              <w:divBdr>
                <w:top w:val="none" w:sz="0" w:space="0" w:color="auto"/>
                <w:left w:val="none" w:sz="0" w:space="0" w:color="auto"/>
                <w:bottom w:val="none" w:sz="0" w:space="0" w:color="auto"/>
                <w:right w:val="none" w:sz="0" w:space="0" w:color="auto"/>
              </w:divBdr>
            </w:div>
            <w:div w:id="161551861">
              <w:marLeft w:val="0pt"/>
              <w:marRight w:val="0pt"/>
              <w:marTop w:val="0pt"/>
              <w:marBottom w:val="0pt"/>
              <w:divBdr>
                <w:top w:val="none" w:sz="0" w:space="0" w:color="auto"/>
                <w:left w:val="none" w:sz="0" w:space="0" w:color="auto"/>
                <w:bottom w:val="none" w:sz="0" w:space="0" w:color="auto"/>
                <w:right w:val="none" w:sz="0" w:space="0" w:color="auto"/>
              </w:divBdr>
            </w:div>
            <w:div w:id="1691369684">
              <w:marLeft w:val="0pt"/>
              <w:marRight w:val="0pt"/>
              <w:marTop w:val="0pt"/>
              <w:marBottom w:val="0pt"/>
              <w:divBdr>
                <w:top w:val="none" w:sz="0" w:space="0" w:color="auto"/>
                <w:left w:val="none" w:sz="0" w:space="0" w:color="auto"/>
                <w:bottom w:val="none" w:sz="0" w:space="0" w:color="auto"/>
                <w:right w:val="none" w:sz="0" w:space="0" w:color="auto"/>
              </w:divBdr>
            </w:div>
            <w:div w:id="777676785">
              <w:marLeft w:val="0pt"/>
              <w:marRight w:val="0pt"/>
              <w:marTop w:val="0pt"/>
              <w:marBottom w:val="0pt"/>
              <w:divBdr>
                <w:top w:val="none" w:sz="0" w:space="0" w:color="auto"/>
                <w:left w:val="none" w:sz="0" w:space="0" w:color="auto"/>
                <w:bottom w:val="none" w:sz="0" w:space="0" w:color="auto"/>
                <w:right w:val="none" w:sz="0" w:space="0" w:color="auto"/>
              </w:divBdr>
            </w:div>
            <w:div w:id="1060247527">
              <w:marLeft w:val="0pt"/>
              <w:marRight w:val="0pt"/>
              <w:marTop w:val="0pt"/>
              <w:marBottom w:val="0pt"/>
              <w:divBdr>
                <w:top w:val="none" w:sz="0" w:space="0" w:color="auto"/>
                <w:left w:val="none" w:sz="0" w:space="0" w:color="auto"/>
                <w:bottom w:val="none" w:sz="0" w:space="0" w:color="auto"/>
                <w:right w:val="none" w:sz="0" w:space="0" w:color="auto"/>
              </w:divBdr>
            </w:div>
            <w:div w:id="294023077">
              <w:marLeft w:val="0pt"/>
              <w:marRight w:val="0pt"/>
              <w:marTop w:val="0pt"/>
              <w:marBottom w:val="0pt"/>
              <w:divBdr>
                <w:top w:val="none" w:sz="0" w:space="0" w:color="auto"/>
                <w:left w:val="none" w:sz="0" w:space="0" w:color="auto"/>
                <w:bottom w:val="none" w:sz="0" w:space="0" w:color="auto"/>
                <w:right w:val="none" w:sz="0" w:space="0" w:color="auto"/>
              </w:divBdr>
            </w:div>
            <w:div w:id="661275934">
              <w:marLeft w:val="0pt"/>
              <w:marRight w:val="0pt"/>
              <w:marTop w:val="0pt"/>
              <w:marBottom w:val="0pt"/>
              <w:divBdr>
                <w:top w:val="none" w:sz="0" w:space="0" w:color="auto"/>
                <w:left w:val="none" w:sz="0" w:space="0" w:color="auto"/>
                <w:bottom w:val="none" w:sz="0" w:space="0" w:color="auto"/>
                <w:right w:val="none" w:sz="0" w:space="0" w:color="auto"/>
              </w:divBdr>
            </w:div>
            <w:div w:id="897866024">
              <w:marLeft w:val="0pt"/>
              <w:marRight w:val="0pt"/>
              <w:marTop w:val="0pt"/>
              <w:marBottom w:val="0pt"/>
              <w:divBdr>
                <w:top w:val="none" w:sz="0" w:space="0" w:color="auto"/>
                <w:left w:val="none" w:sz="0" w:space="0" w:color="auto"/>
                <w:bottom w:val="none" w:sz="0" w:space="0" w:color="auto"/>
                <w:right w:val="none" w:sz="0" w:space="0" w:color="auto"/>
              </w:divBdr>
            </w:div>
            <w:div w:id="1873959862">
              <w:marLeft w:val="0pt"/>
              <w:marRight w:val="0pt"/>
              <w:marTop w:val="0pt"/>
              <w:marBottom w:val="0pt"/>
              <w:divBdr>
                <w:top w:val="none" w:sz="0" w:space="0" w:color="auto"/>
                <w:left w:val="none" w:sz="0" w:space="0" w:color="auto"/>
                <w:bottom w:val="none" w:sz="0" w:space="0" w:color="auto"/>
                <w:right w:val="none" w:sz="0" w:space="0" w:color="auto"/>
              </w:divBdr>
            </w:div>
            <w:div w:id="1981567476">
              <w:marLeft w:val="0pt"/>
              <w:marRight w:val="0pt"/>
              <w:marTop w:val="0pt"/>
              <w:marBottom w:val="0pt"/>
              <w:divBdr>
                <w:top w:val="none" w:sz="0" w:space="0" w:color="auto"/>
                <w:left w:val="none" w:sz="0" w:space="0" w:color="auto"/>
                <w:bottom w:val="none" w:sz="0" w:space="0" w:color="auto"/>
                <w:right w:val="none" w:sz="0" w:space="0" w:color="auto"/>
              </w:divBdr>
            </w:div>
            <w:div w:id="820582508">
              <w:marLeft w:val="0pt"/>
              <w:marRight w:val="0pt"/>
              <w:marTop w:val="0pt"/>
              <w:marBottom w:val="0pt"/>
              <w:divBdr>
                <w:top w:val="none" w:sz="0" w:space="0" w:color="auto"/>
                <w:left w:val="none" w:sz="0" w:space="0" w:color="auto"/>
                <w:bottom w:val="none" w:sz="0" w:space="0" w:color="auto"/>
                <w:right w:val="none" w:sz="0" w:space="0" w:color="auto"/>
              </w:divBdr>
            </w:div>
            <w:div w:id="1786465624">
              <w:marLeft w:val="0pt"/>
              <w:marRight w:val="0pt"/>
              <w:marTop w:val="0pt"/>
              <w:marBottom w:val="0pt"/>
              <w:divBdr>
                <w:top w:val="none" w:sz="0" w:space="0" w:color="auto"/>
                <w:left w:val="none" w:sz="0" w:space="0" w:color="auto"/>
                <w:bottom w:val="none" w:sz="0" w:space="0" w:color="auto"/>
                <w:right w:val="none" w:sz="0" w:space="0" w:color="auto"/>
              </w:divBdr>
            </w:div>
            <w:div w:id="1222524777">
              <w:marLeft w:val="0pt"/>
              <w:marRight w:val="0pt"/>
              <w:marTop w:val="0pt"/>
              <w:marBottom w:val="0pt"/>
              <w:divBdr>
                <w:top w:val="none" w:sz="0" w:space="0" w:color="auto"/>
                <w:left w:val="none" w:sz="0" w:space="0" w:color="auto"/>
                <w:bottom w:val="none" w:sz="0" w:space="0" w:color="auto"/>
                <w:right w:val="none" w:sz="0" w:space="0" w:color="auto"/>
              </w:divBdr>
            </w:div>
            <w:div w:id="1070421699">
              <w:marLeft w:val="0pt"/>
              <w:marRight w:val="0pt"/>
              <w:marTop w:val="0pt"/>
              <w:marBottom w:val="0pt"/>
              <w:divBdr>
                <w:top w:val="none" w:sz="0" w:space="0" w:color="auto"/>
                <w:left w:val="none" w:sz="0" w:space="0" w:color="auto"/>
                <w:bottom w:val="none" w:sz="0" w:space="0" w:color="auto"/>
                <w:right w:val="none" w:sz="0" w:space="0" w:color="auto"/>
              </w:divBdr>
            </w:div>
            <w:div w:id="370351734">
              <w:marLeft w:val="0pt"/>
              <w:marRight w:val="0pt"/>
              <w:marTop w:val="0pt"/>
              <w:marBottom w:val="0pt"/>
              <w:divBdr>
                <w:top w:val="none" w:sz="0" w:space="0" w:color="auto"/>
                <w:left w:val="none" w:sz="0" w:space="0" w:color="auto"/>
                <w:bottom w:val="none" w:sz="0" w:space="0" w:color="auto"/>
                <w:right w:val="none" w:sz="0" w:space="0" w:color="auto"/>
              </w:divBdr>
            </w:div>
            <w:div w:id="526868550">
              <w:marLeft w:val="0pt"/>
              <w:marRight w:val="0pt"/>
              <w:marTop w:val="0pt"/>
              <w:marBottom w:val="0pt"/>
              <w:divBdr>
                <w:top w:val="none" w:sz="0" w:space="0" w:color="auto"/>
                <w:left w:val="none" w:sz="0" w:space="0" w:color="auto"/>
                <w:bottom w:val="none" w:sz="0" w:space="0" w:color="auto"/>
                <w:right w:val="none" w:sz="0" w:space="0" w:color="auto"/>
              </w:divBdr>
            </w:div>
            <w:div w:id="211696900">
              <w:marLeft w:val="0pt"/>
              <w:marRight w:val="0pt"/>
              <w:marTop w:val="0pt"/>
              <w:marBottom w:val="0pt"/>
              <w:divBdr>
                <w:top w:val="none" w:sz="0" w:space="0" w:color="auto"/>
                <w:left w:val="none" w:sz="0" w:space="0" w:color="auto"/>
                <w:bottom w:val="none" w:sz="0" w:space="0" w:color="auto"/>
                <w:right w:val="none" w:sz="0" w:space="0" w:color="auto"/>
              </w:divBdr>
            </w:div>
            <w:div w:id="1569805917">
              <w:marLeft w:val="0pt"/>
              <w:marRight w:val="0pt"/>
              <w:marTop w:val="0pt"/>
              <w:marBottom w:val="0pt"/>
              <w:divBdr>
                <w:top w:val="none" w:sz="0" w:space="0" w:color="auto"/>
                <w:left w:val="none" w:sz="0" w:space="0" w:color="auto"/>
                <w:bottom w:val="none" w:sz="0" w:space="0" w:color="auto"/>
                <w:right w:val="none" w:sz="0" w:space="0" w:color="auto"/>
              </w:divBdr>
            </w:div>
            <w:div w:id="1378819781">
              <w:marLeft w:val="0pt"/>
              <w:marRight w:val="0pt"/>
              <w:marTop w:val="0pt"/>
              <w:marBottom w:val="0pt"/>
              <w:divBdr>
                <w:top w:val="none" w:sz="0" w:space="0" w:color="auto"/>
                <w:left w:val="none" w:sz="0" w:space="0" w:color="auto"/>
                <w:bottom w:val="none" w:sz="0" w:space="0" w:color="auto"/>
                <w:right w:val="none" w:sz="0" w:space="0" w:color="auto"/>
              </w:divBdr>
            </w:div>
            <w:div w:id="2070222897">
              <w:marLeft w:val="0pt"/>
              <w:marRight w:val="0pt"/>
              <w:marTop w:val="0pt"/>
              <w:marBottom w:val="0pt"/>
              <w:divBdr>
                <w:top w:val="none" w:sz="0" w:space="0" w:color="auto"/>
                <w:left w:val="none" w:sz="0" w:space="0" w:color="auto"/>
                <w:bottom w:val="none" w:sz="0" w:space="0" w:color="auto"/>
                <w:right w:val="none" w:sz="0" w:space="0" w:color="auto"/>
              </w:divBdr>
            </w:div>
            <w:div w:id="521091874">
              <w:marLeft w:val="0pt"/>
              <w:marRight w:val="0pt"/>
              <w:marTop w:val="0pt"/>
              <w:marBottom w:val="0pt"/>
              <w:divBdr>
                <w:top w:val="none" w:sz="0" w:space="0" w:color="auto"/>
                <w:left w:val="none" w:sz="0" w:space="0" w:color="auto"/>
                <w:bottom w:val="none" w:sz="0" w:space="0" w:color="auto"/>
                <w:right w:val="none" w:sz="0" w:space="0" w:color="auto"/>
              </w:divBdr>
            </w:div>
            <w:div w:id="615449808">
              <w:marLeft w:val="0pt"/>
              <w:marRight w:val="0pt"/>
              <w:marTop w:val="0pt"/>
              <w:marBottom w:val="0pt"/>
              <w:divBdr>
                <w:top w:val="none" w:sz="0" w:space="0" w:color="auto"/>
                <w:left w:val="none" w:sz="0" w:space="0" w:color="auto"/>
                <w:bottom w:val="none" w:sz="0" w:space="0" w:color="auto"/>
                <w:right w:val="none" w:sz="0" w:space="0" w:color="auto"/>
              </w:divBdr>
            </w:div>
            <w:div w:id="412821909">
              <w:marLeft w:val="0pt"/>
              <w:marRight w:val="0pt"/>
              <w:marTop w:val="0pt"/>
              <w:marBottom w:val="0pt"/>
              <w:divBdr>
                <w:top w:val="none" w:sz="0" w:space="0" w:color="auto"/>
                <w:left w:val="none" w:sz="0" w:space="0" w:color="auto"/>
                <w:bottom w:val="none" w:sz="0" w:space="0" w:color="auto"/>
                <w:right w:val="none" w:sz="0" w:space="0" w:color="auto"/>
              </w:divBdr>
            </w:div>
            <w:div w:id="999381253">
              <w:marLeft w:val="0pt"/>
              <w:marRight w:val="0pt"/>
              <w:marTop w:val="0pt"/>
              <w:marBottom w:val="0pt"/>
              <w:divBdr>
                <w:top w:val="none" w:sz="0" w:space="0" w:color="auto"/>
                <w:left w:val="none" w:sz="0" w:space="0" w:color="auto"/>
                <w:bottom w:val="none" w:sz="0" w:space="0" w:color="auto"/>
                <w:right w:val="none" w:sz="0" w:space="0" w:color="auto"/>
              </w:divBdr>
            </w:div>
            <w:div w:id="1090276238">
              <w:marLeft w:val="0pt"/>
              <w:marRight w:val="0pt"/>
              <w:marTop w:val="0pt"/>
              <w:marBottom w:val="0pt"/>
              <w:divBdr>
                <w:top w:val="none" w:sz="0" w:space="0" w:color="auto"/>
                <w:left w:val="none" w:sz="0" w:space="0" w:color="auto"/>
                <w:bottom w:val="none" w:sz="0" w:space="0" w:color="auto"/>
                <w:right w:val="none" w:sz="0" w:space="0" w:color="auto"/>
              </w:divBdr>
            </w:div>
            <w:div w:id="743651375">
              <w:marLeft w:val="0pt"/>
              <w:marRight w:val="0pt"/>
              <w:marTop w:val="0pt"/>
              <w:marBottom w:val="0pt"/>
              <w:divBdr>
                <w:top w:val="none" w:sz="0" w:space="0" w:color="auto"/>
                <w:left w:val="none" w:sz="0" w:space="0" w:color="auto"/>
                <w:bottom w:val="none" w:sz="0" w:space="0" w:color="auto"/>
                <w:right w:val="none" w:sz="0" w:space="0" w:color="auto"/>
              </w:divBdr>
            </w:div>
            <w:div w:id="2010474596">
              <w:marLeft w:val="0pt"/>
              <w:marRight w:val="0pt"/>
              <w:marTop w:val="0pt"/>
              <w:marBottom w:val="0pt"/>
              <w:divBdr>
                <w:top w:val="none" w:sz="0" w:space="0" w:color="auto"/>
                <w:left w:val="none" w:sz="0" w:space="0" w:color="auto"/>
                <w:bottom w:val="none" w:sz="0" w:space="0" w:color="auto"/>
                <w:right w:val="none" w:sz="0" w:space="0" w:color="auto"/>
              </w:divBdr>
            </w:div>
            <w:div w:id="1560550130">
              <w:marLeft w:val="0pt"/>
              <w:marRight w:val="0pt"/>
              <w:marTop w:val="0pt"/>
              <w:marBottom w:val="0pt"/>
              <w:divBdr>
                <w:top w:val="none" w:sz="0" w:space="0" w:color="auto"/>
                <w:left w:val="none" w:sz="0" w:space="0" w:color="auto"/>
                <w:bottom w:val="none" w:sz="0" w:space="0" w:color="auto"/>
                <w:right w:val="none" w:sz="0" w:space="0" w:color="auto"/>
              </w:divBdr>
            </w:div>
            <w:div w:id="1046492103">
              <w:marLeft w:val="0pt"/>
              <w:marRight w:val="0pt"/>
              <w:marTop w:val="0pt"/>
              <w:marBottom w:val="0pt"/>
              <w:divBdr>
                <w:top w:val="none" w:sz="0" w:space="0" w:color="auto"/>
                <w:left w:val="none" w:sz="0" w:space="0" w:color="auto"/>
                <w:bottom w:val="none" w:sz="0" w:space="0" w:color="auto"/>
                <w:right w:val="none" w:sz="0" w:space="0" w:color="auto"/>
              </w:divBdr>
            </w:div>
            <w:div w:id="2094543391">
              <w:marLeft w:val="0pt"/>
              <w:marRight w:val="0pt"/>
              <w:marTop w:val="0pt"/>
              <w:marBottom w:val="0pt"/>
              <w:divBdr>
                <w:top w:val="none" w:sz="0" w:space="0" w:color="auto"/>
                <w:left w:val="none" w:sz="0" w:space="0" w:color="auto"/>
                <w:bottom w:val="none" w:sz="0" w:space="0" w:color="auto"/>
                <w:right w:val="none" w:sz="0" w:space="0" w:color="auto"/>
              </w:divBdr>
            </w:div>
            <w:div w:id="2002585716">
              <w:marLeft w:val="0pt"/>
              <w:marRight w:val="0pt"/>
              <w:marTop w:val="0pt"/>
              <w:marBottom w:val="0pt"/>
              <w:divBdr>
                <w:top w:val="none" w:sz="0" w:space="0" w:color="auto"/>
                <w:left w:val="none" w:sz="0" w:space="0" w:color="auto"/>
                <w:bottom w:val="none" w:sz="0" w:space="0" w:color="auto"/>
                <w:right w:val="none" w:sz="0" w:space="0" w:color="auto"/>
              </w:divBdr>
            </w:div>
            <w:div w:id="1739741475">
              <w:marLeft w:val="0pt"/>
              <w:marRight w:val="0pt"/>
              <w:marTop w:val="0pt"/>
              <w:marBottom w:val="0pt"/>
              <w:divBdr>
                <w:top w:val="none" w:sz="0" w:space="0" w:color="auto"/>
                <w:left w:val="none" w:sz="0" w:space="0" w:color="auto"/>
                <w:bottom w:val="none" w:sz="0" w:space="0" w:color="auto"/>
                <w:right w:val="none" w:sz="0" w:space="0" w:color="auto"/>
              </w:divBdr>
            </w:div>
            <w:div w:id="798259952">
              <w:marLeft w:val="0pt"/>
              <w:marRight w:val="0pt"/>
              <w:marTop w:val="0pt"/>
              <w:marBottom w:val="0pt"/>
              <w:divBdr>
                <w:top w:val="none" w:sz="0" w:space="0" w:color="auto"/>
                <w:left w:val="none" w:sz="0" w:space="0" w:color="auto"/>
                <w:bottom w:val="none" w:sz="0" w:space="0" w:color="auto"/>
                <w:right w:val="none" w:sz="0" w:space="0" w:color="auto"/>
              </w:divBdr>
            </w:div>
            <w:div w:id="1974870852">
              <w:marLeft w:val="0pt"/>
              <w:marRight w:val="0pt"/>
              <w:marTop w:val="0pt"/>
              <w:marBottom w:val="0pt"/>
              <w:divBdr>
                <w:top w:val="none" w:sz="0" w:space="0" w:color="auto"/>
                <w:left w:val="none" w:sz="0" w:space="0" w:color="auto"/>
                <w:bottom w:val="none" w:sz="0" w:space="0" w:color="auto"/>
                <w:right w:val="none" w:sz="0" w:space="0" w:color="auto"/>
              </w:divBdr>
            </w:div>
            <w:div w:id="1747846403">
              <w:marLeft w:val="0pt"/>
              <w:marRight w:val="0pt"/>
              <w:marTop w:val="0pt"/>
              <w:marBottom w:val="0pt"/>
              <w:divBdr>
                <w:top w:val="none" w:sz="0" w:space="0" w:color="auto"/>
                <w:left w:val="none" w:sz="0" w:space="0" w:color="auto"/>
                <w:bottom w:val="none" w:sz="0" w:space="0" w:color="auto"/>
                <w:right w:val="none" w:sz="0" w:space="0" w:color="auto"/>
              </w:divBdr>
            </w:div>
            <w:div w:id="1469588099">
              <w:marLeft w:val="0pt"/>
              <w:marRight w:val="0pt"/>
              <w:marTop w:val="0pt"/>
              <w:marBottom w:val="0pt"/>
              <w:divBdr>
                <w:top w:val="none" w:sz="0" w:space="0" w:color="auto"/>
                <w:left w:val="none" w:sz="0" w:space="0" w:color="auto"/>
                <w:bottom w:val="none" w:sz="0" w:space="0" w:color="auto"/>
                <w:right w:val="none" w:sz="0" w:space="0" w:color="auto"/>
              </w:divBdr>
            </w:div>
            <w:div w:id="2083407563">
              <w:marLeft w:val="0pt"/>
              <w:marRight w:val="0pt"/>
              <w:marTop w:val="0pt"/>
              <w:marBottom w:val="0pt"/>
              <w:divBdr>
                <w:top w:val="none" w:sz="0" w:space="0" w:color="auto"/>
                <w:left w:val="none" w:sz="0" w:space="0" w:color="auto"/>
                <w:bottom w:val="none" w:sz="0" w:space="0" w:color="auto"/>
                <w:right w:val="none" w:sz="0" w:space="0" w:color="auto"/>
              </w:divBdr>
            </w:div>
            <w:div w:id="36785963">
              <w:marLeft w:val="0pt"/>
              <w:marRight w:val="0pt"/>
              <w:marTop w:val="0pt"/>
              <w:marBottom w:val="0pt"/>
              <w:divBdr>
                <w:top w:val="none" w:sz="0" w:space="0" w:color="auto"/>
                <w:left w:val="none" w:sz="0" w:space="0" w:color="auto"/>
                <w:bottom w:val="none" w:sz="0" w:space="0" w:color="auto"/>
                <w:right w:val="none" w:sz="0" w:space="0" w:color="auto"/>
              </w:divBdr>
            </w:div>
            <w:div w:id="830756503">
              <w:marLeft w:val="0pt"/>
              <w:marRight w:val="0pt"/>
              <w:marTop w:val="0pt"/>
              <w:marBottom w:val="0pt"/>
              <w:divBdr>
                <w:top w:val="none" w:sz="0" w:space="0" w:color="auto"/>
                <w:left w:val="none" w:sz="0" w:space="0" w:color="auto"/>
                <w:bottom w:val="none" w:sz="0" w:space="0" w:color="auto"/>
                <w:right w:val="none" w:sz="0" w:space="0" w:color="auto"/>
              </w:divBdr>
            </w:div>
            <w:div w:id="1867407335">
              <w:marLeft w:val="0pt"/>
              <w:marRight w:val="0pt"/>
              <w:marTop w:val="0pt"/>
              <w:marBottom w:val="0pt"/>
              <w:divBdr>
                <w:top w:val="none" w:sz="0" w:space="0" w:color="auto"/>
                <w:left w:val="none" w:sz="0" w:space="0" w:color="auto"/>
                <w:bottom w:val="none" w:sz="0" w:space="0" w:color="auto"/>
                <w:right w:val="none" w:sz="0" w:space="0" w:color="auto"/>
              </w:divBdr>
            </w:div>
            <w:div w:id="1418938251">
              <w:marLeft w:val="0pt"/>
              <w:marRight w:val="0pt"/>
              <w:marTop w:val="0pt"/>
              <w:marBottom w:val="0pt"/>
              <w:divBdr>
                <w:top w:val="none" w:sz="0" w:space="0" w:color="auto"/>
                <w:left w:val="none" w:sz="0" w:space="0" w:color="auto"/>
                <w:bottom w:val="none" w:sz="0" w:space="0" w:color="auto"/>
                <w:right w:val="none" w:sz="0" w:space="0" w:color="auto"/>
              </w:divBdr>
            </w:div>
            <w:div w:id="1194344023">
              <w:marLeft w:val="0pt"/>
              <w:marRight w:val="0pt"/>
              <w:marTop w:val="0pt"/>
              <w:marBottom w:val="0pt"/>
              <w:divBdr>
                <w:top w:val="none" w:sz="0" w:space="0" w:color="auto"/>
                <w:left w:val="none" w:sz="0" w:space="0" w:color="auto"/>
                <w:bottom w:val="none" w:sz="0" w:space="0" w:color="auto"/>
                <w:right w:val="none" w:sz="0" w:space="0" w:color="auto"/>
              </w:divBdr>
            </w:div>
            <w:div w:id="422259771">
              <w:marLeft w:val="0pt"/>
              <w:marRight w:val="0pt"/>
              <w:marTop w:val="0pt"/>
              <w:marBottom w:val="0pt"/>
              <w:divBdr>
                <w:top w:val="none" w:sz="0" w:space="0" w:color="auto"/>
                <w:left w:val="none" w:sz="0" w:space="0" w:color="auto"/>
                <w:bottom w:val="none" w:sz="0" w:space="0" w:color="auto"/>
                <w:right w:val="none" w:sz="0" w:space="0" w:color="auto"/>
              </w:divBdr>
            </w:div>
            <w:div w:id="1962223903">
              <w:marLeft w:val="0pt"/>
              <w:marRight w:val="0pt"/>
              <w:marTop w:val="0pt"/>
              <w:marBottom w:val="0pt"/>
              <w:divBdr>
                <w:top w:val="none" w:sz="0" w:space="0" w:color="auto"/>
                <w:left w:val="none" w:sz="0" w:space="0" w:color="auto"/>
                <w:bottom w:val="none" w:sz="0" w:space="0" w:color="auto"/>
                <w:right w:val="none" w:sz="0" w:space="0" w:color="auto"/>
              </w:divBdr>
            </w:div>
            <w:div w:id="523715918">
              <w:marLeft w:val="0pt"/>
              <w:marRight w:val="0pt"/>
              <w:marTop w:val="0pt"/>
              <w:marBottom w:val="0pt"/>
              <w:divBdr>
                <w:top w:val="none" w:sz="0" w:space="0" w:color="auto"/>
                <w:left w:val="none" w:sz="0" w:space="0" w:color="auto"/>
                <w:bottom w:val="none" w:sz="0" w:space="0" w:color="auto"/>
                <w:right w:val="none" w:sz="0" w:space="0" w:color="auto"/>
              </w:divBdr>
            </w:div>
            <w:div w:id="1572232316">
              <w:marLeft w:val="0pt"/>
              <w:marRight w:val="0pt"/>
              <w:marTop w:val="0pt"/>
              <w:marBottom w:val="0pt"/>
              <w:divBdr>
                <w:top w:val="none" w:sz="0" w:space="0" w:color="auto"/>
                <w:left w:val="none" w:sz="0" w:space="0" w:color="auto"/>
                <w:bottom w:val="none" w:sz="0" w:space="0" w:color="auto"/>
                <w:right w:val="none" w:sz="0" w:space="0" w:color="auto"/>
              </w:divBdr>
            </w:div>
            <w:div w:id="462845539">
              <w:marLeft w:val="0pt"/>
              <w:marRight w:val="0pt"/>
              <w:marTop w:val="0pt"/>
              <w:marBottom w:val="0pt"/>
              <w:divBdr>
                <w:top w:val="none" w:sz="0" w:space="0" w:color="auto"/>
                <w:left w:val="none" w:sz="0" w:space="0" w:color="auto"/>
                <w:bottom w:val="none" w:sz="0" w:space="0" w:color="auto"/>
                <w:right w:val="none" w:sz="0" w:space="0" w:color="auto"/>
              </w:divBdr>
            </w:div>
            <w:div w:id="1592935730">
              <w:marLeft w:val="0pt"/>
              <w:marRight w:val="0pt"/>
              <w:marTop w:val="0pt"/>
              <w:marBottom w:val="0pt"/>
              <w:divBdr>
                <w:top w:val="none" w:sz="0" w:space="0" w:color="auto"/>
                <w:left w:val="none" w:sz="0" w:space="0" w:color="auto"/>
                <w:bottom w:val="none" w:sz="0" w:space="0" w:color="auto"/>
                <w:right w:val="none" w:sz="0" w:space="0" w:color="auto"/>
              </w:divBdr>
            </w:div>
            <w:div w:id="942766237">
              <w:marLeft w:val="0pt"/>
              <w:marRight w:val="0pt"/>
              <w:marTop w:val="0pt"/>
              <w:marBottom w:val="0pt"/>
              <w:divBdr>
                <w:top w:val="none" w:sz="0" w:space="0" w:color="auto"/>
                <w:left w:val="none" w:sz="0" w:space="0" w:color="auto"/>
                <w:bottom w:val="none" w:sz="0" w:space="0" w:color="auto"/>
                <w:right w:val="none" w:sz="0" w:space="0" w:color="auto"/>
              </w:divBdr>
            </w:div>
            <w:div w:id="1178933962">
              <w:marLeft w:val="0pt"/>
              <w:marRight w:val="0pt"/>
              <w:marTop w:val="0pt"/>
              <w:marBottom w:val="0pt"/>
              <w:divBdr>
                <w:top w:val="none" w:sz="0" w:space="0" w:color="auto"/>
                <w:left w:val="none" w:sz="0" w:space="0" w:color="auto"/>
                <w:bottom w:val="none" w:sz="0" w:space="0" w:color="auto"/>
                <w:right w:val="none" w:sz="0" w:space="0" w:color="auto"/>
              </w:divBdr>
            </w:div>
            <w:div w:id="1202396931">
              <w:marLeft w:val="0pt"/>
              <w:marRight w:val="0pt"/>
              <w:marTop w:val="0pt"/>
              <w:marBottom w:val="0pt"/>
              <w:divBdr>
                <w:top w:val="none" w:sz="0" w:space="0" w:color="auto"/>
                <w:left w:val="none" w:sz="0" w:space="0" w:color="auto"/>
                <w:bottom w:val="none" w:sz="0" w:space="0" w:color="auto"/>
                <w:right w:val="none" w:sz="0" w:space="0" w:color="auto"/>
              </w:divBdr>
            </w:div>
            <w:div w:id="1337727456">
              <w:marLeft w:val="0pt"/>
              <w:marRight w:val="0pt"/>
              <w:marTop w:val="0pt"/>
              <w:marBottom w:val="0pt"/>
              <w:divBdr>
                <w:top w:val="none" w:sz="0" w:space="0" w:color="auto"/>
                <w:left w:val="none" w:sz="0" w:space="0" w:color="auto"/>
                <w:bottom w:val="none" w:sz="0" w:space="0" w:color="auto"/>
                <w:right w:val="none" w:sz="0" w:space="0" w:color="auto"/>
              </w:divBdr>
            </w:div>
            <w:div w:id="1051149235">
              <w:marLeft w:val="0pt"/>
              <w:marRight w:val="0pt"/>
              <w:marTop w:val="0pt"/>
              <w:marBottom w:val="0pt"/>
              <w:divBdr>
                <w:top w:val="none" w:sz="0" w:space="0" w:color="auto"/>
                <w:left w:val="none" w:sz="0" w:space="0" w:color="auto"/>
                <w:bottom w:val="none" w:sz="0" w:space="0" w:color="auto"/>
                <w:right w:val="none" w:sz="0" w:space="0" w:color="auto"/>
              </w:divBdr>
            </w:div>
            <w:div w:id="111752381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11/relationships/people" Target="people.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4BCD776E-DF6D-4D29-8559-30B44301412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67</TotalTime>
  <Pages>4</Pages>
  <Words>3826</Words>
  <Characters>24335</Characters>
  <Application>Microsoft Office Word</Application>
  <DocSecurity>0</DocSecurity>
  <Lines>579</Lines>
  <Paragraphs>218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Zachariah McCullough</cp:lastModifiedBy>
  <cp:revision>6</cp:revision>
  <dcterms:created xsi:type="dcterms:W3CDTF">2026-10-29T16:02:00Z</dcterms:created>
  <dcterms:modified xsi:type="dcterms:W3CDTF">2026-10-29T17:24:00Z</dcterms:modified>
</cp:coreProperties>
</file>